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29C7" w:rsidRDefault="004629C7" w:rsidP="004629C7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Objective</w:t>
      </w:r>
      <w:r w:rsidRPr="001A17FD">
        <w:rPr>
          <w:rFonts w:ascii="Times New Roman" w:hAnsi="Times New Roman" w:cs="Times New Roman"/>
          <w:b/>
          <w:sz w:val="56"/>
          <w:szCs w:val="56"/>
        </w:rPr>
        <w:t>:</w:t>
      </w:r>
    </w:p>
    <w:p w:rsidR="004629C7" w:rsidRPr="001A17FD" w:rsidRDefault="004629C7" w:rsidP="004629C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29C7" w:rsidRDefault="004629C7" w:rsidP="004629C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50392">
        <w:rPr>
          <w:rFonts w:ascii="Times New Roman" w:hAnsi="Times New Roman" w:cs="Times New Roman"/>
          <w:sz w:val="28"/>
          <w:szCs w:val="28"/>
        </w:rPr>
        <w:t xml:space="preserve">The objective of this experiment is to </w:t>
      </w:r>
      <w:r>
        <w:rPr>
          <w:rFonts w:ascii="Times New Roman" w:hAnsi="Times New Roman" w:cs="Times New Roman"/>
          <w:sz w:val="28"/>
          <w:szCs w:val="28"/>
        </w:rPr>
        <w:t>verify the signal parameters for voltage gain, input impedance, output impedance, current gain, power gain and signal voltage drop across the transistor in a Common Emitter Amplifier.</w:t>
      </w:r>
    </w:p>
    <w:p w:rsidR="004629C7" w:rsidRDefault="004629C7" w:rsidP="004629C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731D8" w:rsidRDefault="00F731D8" w:rsidP="004629C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629C7" w:rsidRDefault="004629C7" w:rsidP="004629C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MediumShading2"/>
        <w:tblW w:w="9825" w:type="dxa"/>
        <w:tblLook w:val="04A0"/>
      </w:tblPr>
      <w:tblGrid>
        <w:gridCol w:w="1008"/>
        <w:gridCol w:w="3060"/>
        <w:gridCol w:w="1824"/>
        <w:gridCol w:w="1964"/>
        <w:gridCol w:w="1969"/>
      </w:tblGrid>
      <w:tr w:rsidR="004629C7" w:rsidTr="004629C7">
        <w:trPr>
          <w:cnfStyle w:val="100000000000"/>
          <w:trHeight w:val="900"/>
        </w:trPr>
        <w:tc>
          <w:tcPr>
            <w:cnfStyle w:val="001000000100"/>
            <w:tcW w:w="9825" w:type="dxa"/>
            <w:gridSpan w:val="5"/>
          </w:tcPr>
          <w:p w:rsidR="004629C7" w:rsidRDefault="009F235C" w:rsidP="004629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275" type="#_x0000_t136" style="position:absolute;left:0;text-align:left;margin-left:55.45pt;margin-top:10.35pt;width:345.8pt;height:30.2pt;z-index:251843584" fillcolor="white [3212]">
                  <v:shadow color="#868686"/>
                  <v:textpath style="font-family:&quot;Arial Black&quot;;font-weight:bold;v-text-kern:t" trim="t" fitpath="t" string="List of Equipment"/>
                </v:shape>
              </w:pict>
            </w:r>
          </w:p>
          <w:p w:rsidR="004629C7" w:rsidRDefault="004629C7" w:rsidP="004629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29C7" w:rsidTr="00D21C77">
        <w:trPr>
          <w:cnfStyle w:val="000000100000"/>
          <w:trHeight w:val="467"/>
        </w:trPr>
        <w:tc>
          <w:tcPr>
            <w:cnfStyle w:val="001000000000"/>
            <w:tcW w:w="1008" w:type="dxa"/>
          </w:tcPr>
          <w:p w:rsidR="004629C7" w:rsidRPr="00EA3E66" w:rsidRDefault="004629C7" w:rsidP="004629C7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A3E66">
              <w:rPr>
                <w:rFonts w:ascii="Times New Roman" w:hAnsi="Times New Roman" w:cs="Times New Roman"/>
                <w:b w:val="0"/>
                <w:sz w:val="28"/>
                <w:szCs w:val="28"/>
              </w:rPr>
              <w:t>Item#</w:t>
            </w:r>
          </w:p>
        </w:tc>
        <w:tc>
          <w:tcPr>
            <w:tcW w:w="3060" w:type="dxa"/>
          </w:tcPr>
          <w:p w:rsidR="004629C7" w:rsidRPr="00EA3E66" w:rsidRDefault="004629C7" w:rsidP="004629C7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3E66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1824" w:type="dxa"/>
          </w:tcPr>
          <w:p w:rsidR="004629C7" w:rsidRPr="00EA3E66" w:rsidRDefault="004629C7" w:rsidP="004629C7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3E66">
              <w:rPr>
                <w:rFonts w:ascii="Times New Roman" w:hAnsi="Times New Roman" w:cs="Times New Roman"/>
                <w:b/>
                <w:sz w:val="28"/>
                <w:szCs w:val="28"/>
              </w:rPr>
              <w:t>Manufacture</w:t>
            </w:r>
          </w:p>
        </w:tc>
        <w:tc>
          <w:tcPr>
            <w:tcW w:w="1964" w:type="dxa"/>
          </w:tcPr>
          <w:p w:rsidR="004629C7" w:rsidRPr="00EA3E66" w:rsidRDefault="004629C7" w:rsidP="004629C7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3E66">
              <w:rPr>
                <w:rFonts w:ascii="Times New Roman" w:hAnsi="Times New Roman" w:cs="Times New Roman"/>
                <w:b/>
                <w:sz w:val="28"/>
                <w:szCs w:val="28"/>
              </w:rPr>
              <w:t>Mode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</w:t>
            </w:r>
            <w:r w:rsidRPr="00EA3E66">
              <w:rPr>
                <w:rFonts w:ascii="Times New Roman" w:hAnsi="Times New Roman" w:cs="Times New Roman"/>
                <w:b/>
                <w:sz w:val="28"/>
                <w:szCs w:val="28"/>
              </w:rPr>
              <w:t>#</w:t>
            </w:r>
          </w:p>
        </w:tc>
        <w:tc>
          <w:tcPr>
            <w:tcW w:w="1969" w:type="dxa"/>
          </w:tcPr>
          <w:p w:rsidR="004629C7" w:rsidRPr="00EA3E66" w:rsidRDefault="004629C7" w:rsidP="004629C7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3E66">
              <w:rPr>
                <w:rFonts w:ascii="Times New Roman" w:hAnsi="Times New Roman" w:cs="Times New Roman"/>
                <w:b/>
                <w:sz w:val="28"/>
                <w:szCs w:val="28"/>
              </w:rPr>
              <w:t>Serial#</w:t>
            </w:r>
          </w:p>
        </w:tc>
      </w:tr>
      <w:tr w:rsidR="005C312C" w:rsidTr="00D21C77">
        <w:trPr>
          <w:trHeight w:val="900"/>
        </w:trPr>
        <w:tc>
          <w:tcPr>
            <w:cnfStyle w:val="001000000000"/>
            <w:tcW w:w="1008" w:type="dxa"/>
          </w:tcPr>
          <w:p w:rsidR="005C312C" w:rsidRPr="00E3533E" w:rsidRDefault="005C312C" w:rsidP="004629C7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5C312C" w:rsidRPr="00E3533E" w:rsidRDefault="005C312C" w:rsidP="004629C7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3533E">
              <w:rPr>
                <w:rFonts w:ascii="Times New Roman" w:hAnsi="Times New Roman" w:cs="Times New Roman"/>
                <w:b w:val="0"/>
                <w:sz w:val="28"/>
                <w:szCs w:val="28"/>
              </w:rPr>
              <w:t>1</w:t>
            </w:r>
          </w:p>
        </w:tc>
        <w:tc>
          <w:tcPr>
            <w:tcW w:w="3060" w:type="dxa"/>
          </w:tcPr>
          <w:p w:rsidR="005C312C" w:rsidRDefault="005C312C" w:rsidP="008E79B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Oscilloscope</w:t>
            </w:r>
          </w:p>
          <w:p w:rsidR="005C312C" w:rsidRDefault="005C312C" w:rsidP="008E79B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PM 3215 50mhz</w:t>
            </w:r>
          </w:p>
        </w:tc>
        <w:tc>
          <w:tcPr>
            <w:tcW w:w="1824" w:type="dxa"/>
          </w:tcPr>
          <w:p w:rsidR="005C312C" w:rsidRDefault="005C312C" w:rsidP="008E79BA">
            <w:pPr>
              <w:jc w:val="both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C312C" w:rsidRDefault="005C312C" w:rsidP="008E79B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Philips</w:t>
            </w:r>
          </w:p>
        </w:tc>
        <w:tc>
          <w:tcPr>
            <w:tcW w:w="1964" w:type="dxa"/>
          </w:tcPr>
          <w:p w:rsidR="005C312C" w:rsidRDefault="005C312C" w:rsidP="008E79BA">
            <w:pPr>
              <w:jc w:val="both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C312C" w:rsidRDefault="005C312C" w:rsidP="008E79B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241-11</w:t>
            </w:r>
          </w:p>
        </w:tc>
        <w:tc>
          <w:tcPr>
            <w:tcW w:w="1969" w:type="dxa"/>
          </w:tcPr>
          <w:p w:rsidR="005C312C" w:rsidRDefault="005C312C" w:rsidP="008E79BA">
            <w:pPr>
              <w:jc w:val="both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C312C" w:rsidRDefault="005C312C" w:rsidP="008E79B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02269</w:t>
            </w:r>
          </w:p>
        </w:tc>
      </w:tr>
      <w:tr w:rsidR="005C312C" w:rsidTr="00D21C77">
        <w:trPr>
          <w:cnfStyle w:val="000000100000"/>
          <w:trHeight w:val="900"/>
        </w:trPr>
        <w:tc>
          <w:tcPr>
            <w:cnfStyle w:val="001000000000"/>
            <w:tcW w:w="1008" w:type="dxa"/>
          </w:tcPr>
          <w:p w:rsidR="005C312C" w:rsidRPr="00E3533E" w:rsidRDefault="005C312C" w:rsidP="004629C7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5C312C" w:rsidRPr="00E3533E" w:rsidRDefault="005C312C" w:rsidP="004629C7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3533E">
              <w:rPr>
                <w:rFonts w:ascii="Times New Roman" w:hAnsi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3060" w:type="dxa"/>
          </w:tcPr>
          <w:p w:rsidR="005C312C" w:rsidRDefault="005C312C" w:rsidP="004629C7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87B45" w:rsidRDefault="00887B45" w:rsidP="004629C7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DC Power Supply</w:t>
            </w:r>
          </w:p>
        </w:tc>
        <w:tc>
          <w:tcPr>
            <w:tcW w:w="1824" w:type="dxa"/>
          </w:tcPr>
          <w:p w:rsidR="005C312C" w:rsidRDefault="005C312C" w:rsidP="004629C7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64" w:type="dxa"/>
          </w:tcPr>
          <w:p w:rsidR="005C312C" w:rsidRDefault="005C312C" w:rsidP="004629C7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69" w:type="dxa"/>
          </w:tcPr>
          <w:p w:rsidR="005C312C" w:rsidRDefault="005C312C" w:rsidP="004629C7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C312C" w:rsidTr="00D21C77">
        <w:trPr>
          <w:trHeight w:val="953"/>
        </w:trPr>
        <w:tc>
          <w:tcPr>
            <w:cnfStyle w:val="001000000000"/>
            <w:tcW w:w="1008" w:type="dxa"/>
          </w:tcPr>
          <w:p w:rsidR="005C312C" w:rsidRPr="00E3533E" w:rsidRDefault="005C312C" w:rsidP="004629C7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5C312C" w:rsidRPr="00E3533E" w:rsidRDefault="005C312C" w:rsidP="004629C7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3533E">
              <w:rPr>
                <w:rFonts w:ascii="Times New Roman" w:hAnsi="Times New Roman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3060" w:type="dxa"/>
          </w:tcPr>
          <w:p w:rsidR="00887B45" w:rsidRDefault="00887B45" w:rsidP="004629C7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C312C" w:rsidRDefault="00887B45" w:rsidP="004629C7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Signal Generator</w:t>
            </w:r>
          </w:p>
        </w:tc>
        <w:tc>
          <w:tcPr>
            <w:tcW w:w="1824" w:type="dxa"/>
          </w:tcPr>
          <w:p w:rsidR="005C312C" w:rsidRDefault="005C312C" w:rsidP="004629C7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64" w:type="dxa"/>
          </w:tcPr>
          <w:p w:rsidR="005C312C" w:rsidRDefault="005C312C" w:rsidP="004629C7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69" w:type="dxa"/>
          </w:tcPr>
          <w:p w:rsidR="005C312C" w:rsidRDefault="005C312C" w:rsidP="004629C7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C312C" w:rsidTr="00D21C77">
        <w:trPr>
          <w:cnfStyle w:val="000000100000"/>
          <w:trHeight w:val="953"/>
        </w:trPr>
        <w:tc>
          <w:tcPr>
            <w:cnfStyle w:val="001000000000"/>
            <w:tcW w:w="1008" w:type="dxa"/>
          </w:tcPr>
          <w:p w:rsidR="005C312C" w:rsidRPr="00E3533E" w:rsidRDefault="005C312C" w:rsidP="004629C7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5C312C" w:rsidRPr="00E3533E" w:rsidRDefault="005C312C" w:rsidP="004629C7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3533E">
              <w:rPr>
                <w:rFonts w:ascii="Times New Roman" w:hAnsi="Times New Roman" w:cs="Times New Roman"/>
                <w:b w:val="0"/>
                <w:sz w:val="28"/>
                <w:szCs w:val="28"/>
              </w:rPr>
              <w:t>4</w:t>
            </w:r>
          </w:p>
        </w:tc>
        <w:tc>
          <w:tcPr>
            <w:tcW w:w="3060" w:type="dxa"/>
          </w:tcPr>
          <w:p w:rsidR="005C312C" w:rsidRDefault="005C312C" w:rsidP="004629C7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87B45" w:rsidRDefault="00887B45" w:rsidP="004629C7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Common Emitter Amplifier Circuit Board</w:t>
            </w:r>
          </w:p>
          <w:p w:rsidR="00D21C77" w:rsidRDefault="00D21C77" w:rsidP="004629C7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4" w:type="dxa"/>
          </w:tcPr>
          <w:p w:rsidR="005C312C" w:rsidRDefault="005C312C" w:rsidP="004629C7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21C77" w:rsidRDefault="00D21C77" w:rsidP="00C1440F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----</w:t>
            </w:r>
          </w:p>
        </w:tc>
        <w:tc>
          <w:tcPr>
            <w:tcW w:w="1964" w:type="dxa"/>
          </w:tcPr>
          <w:p w:rsidR="005C312C" w:rsidRDefault="005C312C" w:rsidP="004629C7">
            <w:pPr>
              <w:jc w:val="center"/>
              <w:cnfStyle w:val="000000100000"/>
              <w:rPr>
                <w:ins w:id="0" w:author="PedritoGV" w:date="2009-05-08T22:38:00Z"/>
                <w:rFonts w:ascii="Times New Roman" w:hAnsi="Times New Roman" w:cs="Times New Roman"/>
                <w:sz w:val="28"/>
                <w:szCs w:val="28"/>
              </w:rPr>
            </w:pPr>
          </w:p>
          <w:p w:rsidR="0029730D" w:rsidRDefault="00C1440F" w:rsidP="004629C7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----</w:t>
            </w:r>
          </w:p>
        </w:tc>
        <w:tc>
          <w:tcPr>
            <w:tcW w:w="1969" w:type="dxa"/>
          </w:tcPr>
          <w:p w:rsidR="005C312C" w:rsidRDefault="005C312C" w:rsidP="004629C7">
            <w:pPr>
              <w:jc w:val="center"/>
              <w:cnfStyle w:val="000000100000"/>
              <w:rPr>
                <w:ins w:id="1" w:author="PedritoGV" w:date="2009-05-08T22:39:00Z"/>
                <w:rFonts w:ascii="Times New Roman" w:hAnsi="Times New Roman" w:cs="Times New Roman"/>
                <w:sz w:val="28"/>
                <w:szCs w:val="28"/>
              </w:rPr>
            </w:pPr>
          </w:p>
          <w:p w:rsidR="0029730D" w:rsidRPr="00C1440F" w:rsidRDefault="00C1440F" w:rsidP="00C1440F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:rsidR="004629C7" w:rsidRPr="00650392" w:rsidRDefault="004629C7" w:rsidP="004629C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629C7" w:rsidRDefault="004629C7">
      <w:r>
        <w:br w:type="page"/>
      </w:r>
    </w:p>
    <w:p w:rsidR="00BD0D3E" w:rsidRDefault="009F235C">
      <w:r>
        <w:rPr>
          <w:noProof/>
        </w:rPr>
        <w:lastRenderedPageBreak/>
        <w:pict>
          <v:shape id="_x0000_s1026" type="#_x0000_t136" style="position:absolute;margin-left:57.5pt;margin-top:-13.8pt;width:318.5pt;height:49.2pt;z-index:251609088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Theoretical Analysis&#10;Table #1 DC Parameters&#10;"/>
          </v:shape>
        </w:pict>
      </w:r>
    </w:p>
    <w:p w:rsidR="00783970" w:rsidRDefault="00783970" w:rsidP="00BD0D3E"/>
    <w:p w:rsidR="00BD0D3E" w:rsidRDefault="009F235C" w:rsidP="00BD0D3E">
      <w:r>
        <w:rPr>
          <w:noProof/>
        </w:rPr>
        <w:pict>
          <v:rect id="_x0000_s1060" style="position:absolute;margin-left:380.15pt;margin-top:3.85pt;width:131.15pt;height:269.2pt;z-index:251639808" strokecolor="white [3212]">
            <v:textbox style="mso-next-textbox:#_x0000_s1060">
              <w:txbxContent>
                <w:p w:rsidR="008E79BA" w:rsidRDefault="008E79BA" w:rsidP="003E65BF">
                  <w:pPr>
                    <w:jc w:val="center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Computations from Measured Values</w:t>
                  </w:r>
                </w:p>
                <w:p w:rsidR="008E79BA" w:rsidRDefault="008E79BA" w:rsidP="0042752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</w:p>
                <w:p w:rsidR="008E79BA" w:rsidRPr="00B356C0" w:rsidRDefault="008E79BA" w:rsidP="001A09B1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2752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BE= +0.6261</w:t>
                  </w:r>
                </w:p>
                <w:p w:rsidR="008E79BA" w:rsidRPr="00B356C0" w:rsidRDefault="008E79BA" w:rsidP="001A09B1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R</w:t>
                  </w:r>
                  <w:r w:rsidRPr="0042752F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= 2.2362k</w:t>
                  </w:r>
                </w:p>
                <w:p w:rsidR="008E79BA" w:rsidRDefault="008E79BA" w:rsidP="001A09B1">
                  <w:pPr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42752F">
                    <w:rPr>
                      <w:rFonts w:ascii="Times New Roman" w:hAnsi="Times New Roman" w:cs="Times New Roman"/>
                      <w:sz w:val="24"/>
                      <w:szCs w:val="24"/>
                    </w:rPr>
                    <w:t>C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= 2.677mA</w:t>
                  </w:r>
                </w:p>
                <w:p w:rsidR="008E79BA" w:rsidRDefault="008E79BA" w:rsidP="001A09B1">
                  <w:pPr>
                    <w:jc w:val="both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42752F"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= 33</w:t>
                  </w:r>
                  <w:r w:rsidRPr="00EF578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0E393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µA</w:t>
                  </w:r>
                </w:p>
                <w:p w:rsidR="008E79BA" w:rsidRDefault="008E79BA" w:rsidP="001A09B1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hFE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s-ES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C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s-ES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B</m:t>
                        </m:r>
                      </m:den>
                    </m:f>
                  </m:oMath>
                  <w:r w:rsidRPr="000E393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81.1212</w:t>
                  </w:r>
                </w:p>
                <w:p w:rsidR="008E79BA" w:rsidRDefault="008E79BA" w:rsidP="001A09B1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hFE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=  81.1212</w:t>
                  </w:r>
                </w:p>
                <w:p w:rsidR="008E79BA" w:rsidRDefault="008E79BA" w:rsidP="001A09B1">
                  <w:pPr>
                    <w:spacing w:after="0"/>
                  </w:pP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90.3pt;margin-top:3.85pt;width:0;height:77.5pt;z-index:251614208" o:connectortype="straight"/>
        </w:pict>
      </w:r>
      <w:r>
        <w:rPr>
          <w:noProof/>
        </w:rPr>
        <w:pict>
          <v:shape id="_x0000_s1032" type="#_x0000_t32" style="position:absolute;margin-left:211.75pt;margin-top:3.85pt;width:.05pt;height:31.15pt;z-index:251617280" o:connectortype="straight"/>
        </w:pict>
      </w:r>
      <w:r>
        <w:rPr>
          <w:noProof/>
        </w:rPr>
        <w:pict>
          <v:shape id="_x0000_s1031" type="#_x0000_t32" style="position:absolute;margin-left:329.5pt;margin-top:3.85pt;width:0;height:86pt;z-index:251616256" o:connectortype="straight"/>
        </w:pict>
      </w:r>
      <w:r>
        <w:rPr>
          <w:noProof/>
        </w:rPr>
        <w:pict>
          <v:shape id="_x0000_s1030" type="#_x0000_t32" style="position:absolute;margin-left:90.3pt;margin-top:3.85pt;width:239.2pt;height:0;z-index:251615232" o:connectortype="straight"/>
        </w:pict>
      </w:r>
    </w:p>
    <w:p w:rsidR="00BD0D3E" w:rsidRDefault="00BD0D3E" w:rsidP="00BD0D3E">
      <w:r>
        <w:rPr>
          <w:noProof/>
        </w:rPr>
        <w:drawing>
          <wp:anchor distT="0" distB="0" distL="114300" distR="114300" simplePos="0" relativeHeight="251594752" behindDoc="1" locked="0" layoutInCell="1" allowOverlap="1">
            <wp:simplePos x="0" y="0"/>
            <wp:positionH relativeFrom="column">
              <wp:posOffset>2577315</wp:posOffset>
            </wp:positionH>
            <wp:positionV relativeFrom="paragraph">
              <wp:posOffset>93309</wp:posOffset>
            </wp:positionV>
            <wp:extent cx="202537" cy="297951"/>
            <wp:effectExtent l="19050" t="0" r="7013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37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                        </w:t>
      </w:r>
      <w:r>
        <w:tab/>
      </w:r>
      <w:r>
        <w:tab/>
      </w:r>
      <w:r>
        <w:tab/>
      </w:r>
      <w:r>
        <w:tab/>
        <w:t xml:space="preserve">   </w:t>
      </w:r>
      <w:r w:rsidR="00091091">
        <w:t xml:space="preserve">            </w:t>
      </w:r>
      <w:r>
        <w:t xml:space="preserve"> </w:t>
      </w:r>
      <w:r w:rsidRPr="00F8400A">
        <w:rPr>
          <w:rFonts w:ascii="Times New Roman" w:hAnsi="Times New Roman" w:cs="Times New Roman"/>
          <w:b/>
        </w:rPr>
        <w:t>R</w:t>
      </w:r>
      <w:r>
        <w:t>C</w:t>
      </w:r>
    </w:p>
    <w:p w:rsidR="00BD0D3E" w:rsidRDefault="009F235C" w:rsidP="00BD0D3E">
      <w:r>
        <w:rPr>
          <w:noProof/>
        </w:rPr>
        <w:pict>
          <v:oval id="_x0000_s1027" style="position:absolute;margin-left:276.9pt;margin-top:10.15pt;width:121.55pt;height:68.45pt;z-index:251613184" strokecolor="white [3212]">
            <v:textbox style="mso-next-textbox:#_x0000_s1027">
              <w:txbxContent>
                <w:p w:rsidR="008E79BA" w:rsidRDefault="008E79BA" w:rsidP="00BD0D3E">
                  <w:pPr>
                    <w:spacing w:after="0" w:line="240" w:lineRule="auto"/>
                    <w:ind w:left="-270"/>
                  </w:pPr>
                  <w:r>
                    <w:t xml:space="preserve">                   +    </w:t>
                  </w:r>
                </w:p>
                <w:p w:rsidR="008E79BA" w:rsidRDefault="008E79BA" w:rsidP="00BD0D3E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 xml:space="preserve">    20</w:t>
                  </w:r>
                  <w:r w:rsidRPr="008055F3">
                    <w:rPr>
                      <w:b/>
                    </w:rPr>
                    <w:t>v</w:t>
                  </w:r>
                  <w:r>
                    <w:rPr>
                      <w:b/>
                    </w:rPr>
                    <w:t xml:space="preserve">       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 w:rsidRPr="00AE5017">
                    <w:rPr>
                      <w:rFonts w:ascii="Times New Roman" w:hAnsi="Times New Roman" w:cs="Times New Roman"/>
                      <w:sz w:val="28"/>
                      <w:szCs w:val="28"/>
                    </w:rPr>
                    <w:t>cc</w:t>
                  </w:r>
                </w:p>
                <w:p w:rsidR="008E79BA" w:rsidRPr="00AE5017" w:rsidRDefault="008E79BA" w:rsidP="00BD0D3E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ab/>
                    <w:t xml:space="preserve">              </w:t>
                  </w:r>
                  <w:r w:rsidRPr="006B5B20">
                    <w:rPr>
                      <w:noProof/>
                    </w:rPr>
                    <w:t>-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33" type="#_x0000_t32" style="position:absolute;margin-left:211.8pt;margin-top:3.95pt;width:.05pt;height:23.45pt;z-index:251618304" o:connectortype="straight">
            <v:stroke endarrow="block"/>
          </v:shape>
        </w:pict>
      </w:r>
      <w:r w:rsidR="00091091">
        <w:tab/>
        <w:t xml:space="preserve">                  </w:t>
      </w:r>
      <w:r w:rsidR="00A02BDF">
        <w:t>+</w:t>
      </w:r>
      <w:r w:rsidR="00BD0D3E">
        <w:tab/>
      </w:r>
      <w:r w:rsidR="00091091">
        <w:tab/>
        <w:t xml:space="preserve">                              </w:t>
      </w:r>
      <w:r w:rsidR="00724FBE">
        <w:t>2.2</w:t>
      </w:r>
      <w:r w:rsidR="00BD0D3E">
        <w:t>k</w:t>
      </w:r>
      <w:r w:rsidR="00BD0D3E">
        <w:tab/>
      </w:r>
      <w:r w:rsidR="00BD0D3E">
        <w:tab/>
      </w:r>
      <w:r w:rsidR="00BD0D3E">
        <w:tab/>
      </w:r>
      <w:r w:rsidR="00BD0D3E">
        <w:tab/>
      </w:r>
      <w:r w:rsidR="00BD0D3E">
        <w:tab/>
        <w:t xml:space="preserve">             </w:t>
      </w:r>
    </w:p>
    <w:p w:rsidR="00BD0D3E" w:rsidRDefault="00BD0D3E" w:rsidP="00BD0D3E">
      <w:pPr>
        <w:tabs>
          <w:tab w:val="left" w:pos="2050"/>
        </w:tabs>
      </w:pPr>
      <w:r>
        <w:t xml:space="preserve">                              </w:t>
      </w:r>
      <w:r w:rsidR="00091091">
        <w:t xml:space="preserve">              </w:t>
      </w:r>
      <w:r w:rsidRPr="00846108">
        <w:rPr>
          <w:rFonts w:ascii="Times New Roman" w:hAnsi="Times New Roman" w:cs="Times New Roman"/>
          <w:b/>
        </w:rPr>
        <w:t>R</w:t>
      </w:r>
      <w:r w:rsidR="009F235C">
        <w:rPr>
          <w:noProof/>
        </w:rPr>
        <w:pict>
          <v:shape id="_x0000_s1047" type="#_x0000_t32" style="position:absolute;margin-left:329.5pt;margin-top:22.55pt;width:0;height:117.15pt;z-index:251629568;mso-position-horizontal-relative:text;mso-position-vertical-relative:text" o:connectortype="straight"/>
        </w:pict>
      </w:r>
      <w:r w:rsidR="009F235C">
        <w:rPr>
          <w:noProof/>
        </w:rPr>
        <w:pict>
          <v:shape id="_x0000_s1046" type="#_x0000_t32" style="position:absolute;margin-left:321.5pt;margin-top:22.55pt;width:16.7pt;height:0;z-index:251628544;mso-position-horizontal-relative:text;mso-position-vertical-relative:text" o:connectortype="straight"/>
        </w:pict>
      </w:r>
      <w:r w:rsidR="009F235C">
        <w:rPr>
          <w:noProof/>
        </w:rPr>
        <w:pict>
          <v:shape id="_x0000_s1045" type="#_x0000_t32" style="position:absolute;margin-left:315.5pt;margin-top:19.65pt;width:28.7pt;height:0;z-index:251627520;mso-position-horizontal-relative:text;mso-position-vertical-relative:text" o:connectortype="straight"/>
        </w:pict>
      </w:r>
      <w:r w:rsidR="009F235C">
        <w:rPr>
          <w:noProof/>
        </w:rPr>
        <w:pict>
          <v:shape id="_x0000_s1044" type="#_x0000_t32" style="position:absolute;margin-left:320.9pt;margin-top:16.55pt;width:16.7pt;height:0;z-index:251626496;mso-position-horizontal-relative:text;mso-position-vertical-relative:text" o:connectortype="straight"/>
        </w:pict>
      </w:r>
      <w:r w:rsidR="009F235C">
        <w:rPr>
          <w:noProof/>
        </w:rPr>
        <w:pict>
          <v:shape id="_x0000_s1043" type="#_x0000_t32" style="position:absolute;margin-left:315.5pt;margin-top:13.55pt;width:28.7pt;height:0;z-index:251625472;mso-position-horizontal-relative:text;mso-position-vertical-relative:text" o:connectortype="straight"/>
        </w:pict>
      </w:r>
      <w:r>
        <w:rPr>
          <w:noProof/>
        </w:rPr>
        <w:drawing>
          <wp:anchor distT="0" distB="0" distL="114300" distR="114300" simplePos="0" relativeHeight="251595776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53690</wp:posOffset>
            </wp:positionV>
            <wp:extent cx="217256" cy="297950"/>
            <wp:effectExtent l="19050" t="0" r="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F235C">
        <w:rPr>
          <w:noProof/>
        </w:rPr>
        <w:pict>
          <v:shape id="_x0000_s1034" type="#_x0000_t32" style="position:absolute;margin-left:211.75pt;margin-top:2pt;width:0;height:25.6pt;z-index:251619328;mso-position-horizontal-relative:text;mso-position-vertical-relative:text" o:connectortype="straight"/>
        </w:pict>
      </w:r>
      <w:r w:rsidR="00326CF5">
        <w:t>1</w:t>
      </w:r>
      <w:r w:rsidR="00724FBE">
        <w:t>= 10</w:t>
      </w:r>
      <w:r w:rsidR="00B6784D">
        <w:t>k</w:t>
      </w:r>
      <w:r>
        <w:tab/>
        <w:t xml:space="preserve">      </w:t>
      </w:r>
      <w:r w:rsidR="00091091">
        <w:t xml:space="preserve">         </w:t>
      </w:r>
      <w:r w:rsidRPr="00F8400A">
        <w:rPr>
          <w:rFonts w:ascii="Times New Roman" w:hAnsi="Times New Roman" w:cs="Times New Roman"/>
          <w:b/>
        </w:rPr>
        <w:t>I</w:t>
      </w:r>
      <w:r>
        <w:t>C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BD0D3E" w:rsidRPr="006B5B20" w:rsidRDefault="009F235C" w:rsidP="00A02BDF">
      <w:pPr>
        <w:tabs>
          <w:tab w:val="left" w:pos="90"/>
        </w:tabs>
      </w:pPr>
      <w:r>
        <w:rPr>
          <w:noProof/>
        </w:rPr>
        <w:pict>
          <v:oval id="_x0000_s1059" style="position:absolute;margin-left:177.45pt;margin-top:6.95pt;width:80.7pt;height:33.5pt;z-index:251608064" strokecolor="white [3212]">
            <v:textbox style="mso-next-textbox:#_x0000_s1059">
              <w:txbxContent>
                <w:p w:rsidR="008E79BA" w:rsidRPr="003B0EF0" w:rsidRDefault="008E79BA" w:rsidP="003B0EF0">
                  <w:pPr>
                    <w:rPr>
                      <w:szCs w:val="32"/>
                    </w:rPr>
                  </w:pPr>
                </w:p>
              </w:txbxContent>
            </v:textbox>
          </v:oval>
        </w:pict>
      </w:r>
      <w:r>
        <w:rPr>
          <w:noProof/>
        </w:rPr>
        <w:pict>
          <v:shape id="_x0000_s1053" type="#_x0000_t32" style="position:absolute;margin-left:276.9pt;margin-top:2.15pt;width:0;height:45.95pt;flip:y;z-index:251635712" o:connectortype="straight">
            <v:stroke endarrow="block"/>
          </v:shape>
        </w:pict>
      </w:r>
      <w:r>
        <w:rPr>
          <w:noProof/>
        </w:rPr>
        <w:pict>
          <v:shape id="_x0000_s1051" type="#_x0000_t32" style="position:absolute;margin-left:217.05pt;margin-top:2.15pt;width:73.4pt;height:0;z-index:251633664" o:connectortype="straight"/>
        </w:pict>
      </w:r>
      <w:r>
        <w:rPr>
          <w:noProof/>
        </w:rPr>
        <w:pict>
          <v:shape id="_x0000_s1040" type="#_x0000_t32" style="position:absolute;margin-left:90.3pt;margin-top:2.15pt;width:0;height:25.6pt;z-index:251622400" o:connectortype="straight"/>
        </w:pict>
      </w:r>
      <w:r>
        <w:rPr>
          <w:noProof/>
        </w:rPr>
        <w:pict>
          <v:shape id="_x0000_s1036" type="#_x0000_t32" style="position:absolute;margin-left:189.15pt;margin-top:14.15pt;width:0;height:25.6pt;z-index:251621376" o:connectortype="straight"/>
        </w:pict>
      </w:r>
      <w:r>
        <w:rPr>
          <w:noProof/>
        </w:rPr>
        <w:pict>
          <v:shape id="_x0000_s1035" type="#_x0000_t32" style="position:absolute;margin-left:189.15pt;margin-top:2.15pt;width:22.7pt;height:16.5pt;flip:y;z-index:251620352" o:connectortype="straight"/>
        </w:pict>
      </w:r>
      <w:r w:rsidR="00A02BDF">
        <w:tab/>
        <w:t xml:space="preserve">                        </w:t>
      </w:r>
      <w:r w:rsidR="00091091">
        <w:t xml:space="preserve">      </w:t>
      </w:r>
      <w:r w:rsidR="00A02BDF">
        <w:t xml:space="preserve"> -</w:t>
      </w:r>
      <w:r w:rsidR="00091091">
        <w:t xml:space="preserve"> </w:t>
      </w:r>
      <w:r w:rsidR="00BD0D3E" w:rsidRPr="006B5B20">
        <w:t xml:space="preserve"> </w:t>
      </w:r>
      <w:r w:rsidR="00A02BDF">
        <w:tab/>
      </w:r>
      <w:r w:rsidR="00BD0D3E" w:rsidRPr="006B5B20">
        <w:t xml:space="preserve"> </w:t>
      </w:r>
      <w:r w:rsidR="00BD0D3E" w:rsidRPr="006B5B20">
        <w:rPr>
          <w:rFonts w:ascii="Times New Roman" w:hAnsi="Times New Roman" w:cs="Times New Roman"/>
          <w:b/>
        </w:rPr>
        <w:t>I</w:t>
      </w:r>
      <w:r w:rsidR="005C5CE7">
        <w:t>1</w:t>
      </w:r>
      <w:r w:rsidR="00BD0D3E" w:rsidRPr="006B5B20">
        <w:tab/>
      </w:r>
      <w:r w:rsidR="00BD0D3E" w:rsidRPr="006B5B20">
        <w:tab/>
      </w:r>
      <w:r w:rsidR="00BD0D3E" w:rsidRPr="006B5B20">
        <w:tab/>
      </w:r>
      <w:r w:rsidR="00BD0D3E" w:rsidRPr="006B5B20">
        <w:tab/>
      </w:r>
      <w:r w:rsidR="00BD0D3E" w:rsidRPr="006B5B20">
        <w:tab/>
      </w:r>
      <w:r w:rsidR="00BD0D3E">
        <w:tab/>
        <w:t xml:space="preserve">      -</w:t>
      </w:r>
    </w:p>
    <w:p w:rsidR="00BD0D3E" w:rsidRPr="006B5B20" w:rsidRDefault="009F235C" w:rsidP="00BD0D3E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shape id="_x0000_s1037" type="#_x0000_t32" style="position:absolute;margin-left:211.75pt;margin-top:18pt;width:.1pt;height:4.65pt;flip:x;z-index:251724800" o:connectortype="straight"/>
        </w:pict>
      </w:r>
      <w:r w:rsidR="005D4A46">
        <w:rPr>
          <w:noProof/>
        </w:rPr>
        <w:drawing>
          <wp:anchor distT="0" distB="0" distL="114300" distR="114300" simplePos="0" relativeHeight="251596800" behindDoc="1" locked="0" layoutInCell="1" allowOverlap="1">
            <wp:simplePos x="0" y="0"/>
            <wp:positionH relativeFrom="column">
              <wp:posOffset>2577315</wp:posOffset>
            </wp:positionH>
            <wp:positionV relativeFrom="paragraph">
              <wp:posOffset>290837</wp:posOffset>
            </wp:positionV>
            <wp:extent cx="196707" cy="297951"/>
            <wp:effectExtent l="19050" t="0" r="0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07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pict>
          <v:shape id="_x0000_s1048" type="#_x0000_t32" style="position:absolute;margin-left:23.6pt;margin-top:1.55pt;width:59.75pt;height:0;z-index:251630592;mso-position-horizontal-relative:text;mso-position-vertical-relative:text" o:connectortype="straight"/>
        </w:pict>
      </w:r>
      <w:r>
        <w:rPr>
          <w:noProof/>
        </w:rPr>
        <w:pict>
          <v:shape id="_x0000_s1061" type="#_x0000_t32" style="position:absolute;margin-left:90.3pt;margin-top:1.9pt;width:0;height:49.85pt;z-index:251640832;mso-position-horizontal-relative:text;mso-position-vertical-relative:text" o:connectortype="straight"/>
        </w:pict>
      </w:r>
      <w:r>
        <w:rPr>
          <w:noProof/>
        </w:rPr>
        <w:pict>
          <v:shape id="_x0000_s1055" type="#_x0000_t32" style="position:absolute;margin-left:232.45pt;margin-top:22.65pt;width:0;height:25.75pt;flip:y;z-index:251637760;mso-position-horizontal-relative:text;mso-position-vertical-relative:text" o:connectortype="straight">
            <v:stroke endarrow="block"/>
          </v:shape>
        </w:pict>
      </w:r>
      <w:r>
        <w:rPr>
          <w:noProof/>
        </w:rPr>
        <w:pict>
          <v:shape id="_x0000_s1052" type="#_x0000_t32" style="position:absolute;margin-left:217.05pt;margin-top:18pt;width:33.75pt;height:0;z-index:251634688;mso-position-horizontal-relative:text;mso-position-vertical-relative:text" o:connectortype="straight"/>
        </w:pict>
      </w:r>
      <w:r>
        <w:rPr>
          <w:noProof/>
        </w:rPr>
        <w:pict>
          <v:shape id="_x0000_s1049" type="#_x0000_t32" style="position:absolute;margin-left:51.9pt;margin-top:1.4pt;width:0;height:50.35pt;flip:y;z-index:251631616;mso-position-horizontal-relative:text;mso-position-vertical-relative:text" o:connectortype="straight">
            <v:stroke endarrow="block"/>
          </v:shape>
        </w:pict>
      </w:r>
      <w:r>
        <w:rPr>
          <w:noProof/>
        </w:rPr>
        <w:pict>
          <v:shape id="_x0000_s1041" type="#_x0000_t32" style="position:absolute;margin-left:189.2pt;margin-top:8.6pt;width:22.55pt;height:9.4pt;z-index:251623424;mso-position-horizontal-relative:text;mso-position-vertical-relative:text" o:connectortype="straight">
            <v:stroke endarrow="block"/>
          </v:shape>
        </w:pict>
      </w:r>
      <w:r>
        <w:rPr>
          <w:noProof/>
        </w:rPr>
        <w:pict>
          <v:shape id="_x0000_s1039" type="#_x0000_t32" style="position:absolute;margin-left:90.3pt;margin-top:1.7pt;width:39.1pt;height:0;z-index:251612160;mso-position-horizontal-relative:text;mso-position-vertical-relative:text" o:connectortype="straight">
            <v:stroke endarrow="block"/>
          </v:shape>
        </w:pict>
      </w:r>
      <w:r>
        <w:rPr>
          <w:noProof/>
        </w:rPr>
        <w:pict>
          <v:shape id="_x0000_s1038" type="#_x0000_t32" style="position:absolute;margin-left:129.35pt;margin-top:1.55pt;width:59.75pt;height:0;z-index:251611136;mso-position-horizontal-relative:text;mso-position-vertical-relative:text" o:connectortype="straight"/>
        </w:pict>
      </w:r>
      <w:r w:rsidR="00BD0D3E" w:rsidRPr="006B5B20">
        <w:tab/>
        <w:t>+</w:t>
      </w:r>
      <w:r w:rsidR="00BD0D3E" w:rsidRPr="006B5B20">
        <w:tab/>
      </w:r>
      <w:r w:rsidR="00BD0D3E" w:rsidRPr="006B5B20">
        <w:tab/>
        <w:t>+</w:t>
      </w:r>
      <w:r w:rsidR="001B038F">
        <w:t xml:space="preserve">    </w:t>
      </w:r>
      <w:r w:rsidR="00BD0D3E" w:rsidRPr="00846108">
        <w:rPr>
          <w:rFonts w:ascii="Times New Roman" w:hAnsi="Times New Roman" w:cs="Times New Roman"/>
          <w:b/>
        </w:rPr>
        <w:t>V</w:t>
      </w:r>
      <w:r w:rsidR="00BD0D3E" w:rsidRPr="006B5B20">
        <w:t>BE</w:t>
      </w:r>
      <w:r w:rsidR="00BD0D3E" w:rsidRPr="006B5B20">
        <w:rPr>
          <w:noProof/>
        </w:rPr>
        <w:t xml:space="preserve"> </w:t>
      </w:r>
      <w:r w:rsidR="00BD0D3E" w:rsidRPr="006B5B20">
        <w:t xml:space="preserve">                                     </w:t>
      </w:r>
    </w:p>
    <w:p w:rsidR="00BD0D3E" w:rsidRPr="00A02BDF" w:rsidRDefault="00185210" w:rsidP="00BD0D3E">
      <w:pPr>
        <w:tabs>
          <w:tab w:val="left" w:pos="3929"/>
        </w:tabs>
        <w:ind w:left="2160" w:firstLine="720"/>
      </w:pPr>
      <w:r>
        <w:rPr>
          <w:rFonts w:ascii="Times New Roman" w:hAnsi="Times New Roman" w:cs="Times New Roman"/>
          <w:b/>
        </w:rPr>
        <w:t xml:space="preserve">      </w:t>
      </w:r>
      <w:r w:rsidRPr="00A02BDF">
        <w:rPr>
          <w:rFonts w:ascii="Times New Roman" w:hAnsi="Times New Roman" w:cs="Times New Roman"/>
          <w:b/>
        </w:rPr>
        <w:t>R</w:t>
      </w:r>
      <w:r w:rsidRPr="00A02BDF">
        <w:t>E</w:t>
      </w:r>
      <w:r>
        <w:t>1=1k</w:t>
      </w:r>
      <w:r w:rsidR="009F235C">
        <w:rPr>
          <w:noProof/>
        </w:rPr>
        <w:pict>
          <v:shape id="_x0000_s1174" type="#_x0000_t32" style="position:absolute;left:0;text-align:left;margin-left:211.75pt;margin-top:21.35pt;width:.05pt;height:8pt;z-index:251725824;mso-position-horizontal-relative:text;mso-position-vertical-relative:text" o:connectortype="straight"/>
        </w:pict>
      </w:r>
      <w:r w:rsidR="004A327D">
        <w:rPr>
          <w:noProof/>
        </w:rPr>
        <w:drawing>
          <wp:anchor distT="0" distB="0" distL="114300" distR="114300" simplePos="0" relativeHeight="251597824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306669</wp:posOffset>
            </wp:positionV>
            <wp:extent cx="217256" cy="297951"/>
            <wp:effectExtent l="1905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F235C">
        <w:rPr>
          <w:noProof/>
        </w:rPr>
        <w:pict>
          <v:shape id="_x0000_s1054" type="#_x0000_t32" style="position:absolute;left:0;text-align:left;margin-left:276.9pt;margin-top:9.85pt;width:0;height:52.7pt;z-index:251636736;mso-position-horizontal-relative:text;mso-position-vertical-relative:text" o:connectortype="straight"/>
        </w:pict>
      </w:r>
      <w:r>
        <w:t xml:space="preserve"> </w:t>
      </w:r>
      <w:r w:rsidR="003B0EF0">
        <w:t xml:space="preserve">         </w:t>
      </w:r>
      <w:r>
        <w:t xml:space="preserve"> </w:t>
      </w:r>
      <w:r w:rsidR="00BD0D3E" w:rsidRPr="00A02BDF">
        <w:rPr>
          <w:noProof/>
        </w:rPr>
        <w:t>+</w:t>
      </w:r>
      <w:r w:rsidR="00BD0D3E" w:rsidRPr="00A02BDF">
        <w:rPr>
          <w:rFonts w:ascii="Times New Roman" w:hAnsi="Times New Roman" w:cs="Times New Roman"/>
          <w:b/>
        </w:rPr>
        <w:t xml:space="preserve"> </w:t>
      </w:r>
      <w:r w:rsidR="00BD0D3E" w:rsidRPr="00A02BDF">
        <w:rPr>
          <w:rFonts w:ascii="Times New Roman" w:hAnsi="Times New Roman" w:cs="Times New Roman"/>
          <w:b/>
        </w:rPr>
        <w:tab/>
        <w:t xml:space="preserve">      V</w:t>
      </w:r>
      <w:r w:rsidR="00BD0D3E" w:rsidRPr="00A02BDF">
        <w:t>C</w:t>
      </w:r>
    </w:p>
    <w:p w:rsidR="00BD0D3E" w:rsidRPr="001377AD" w:rsidRDefault="009F235C" w:rsidP="00BD0D3E">
      <w:pPr>
        <w:tabs>
          <w:tab w:val="left" w:pos="1684"/>
        </w:tabs>
        <w:spacing w:after="0"/>
        <w:ind w:left="1440" w:hanging="720"/>
      </w:pPr>
      <w:r>
        <w:rPr>
          <w:noProof/>
        </w:rPr>
        <w:pict>
          <v:shape id="_x0000_s1175" type="#_x0000_t32" style="position:absolute;left:0;text-align:left;margin-left:69.95pt;margin-top:.85pt;width:39.1pt;height:21.65pt;flip:y;z-index:-251722753" o:connectortype="straight">
            <v:stroke endarrow="block"/>
          </v:shape>
        </w:pict>
      </w:r>
      <w:r w:rsidR="005D4A46">
        <w:rPr>
          <w:noProof/>
        </w:rPr>
        <w:drawing>
          <wp:anchor distT="0" distB="0" distL="114300" distR="114300" simplePos="0" relativeHeight="251723776" behindDoc="1" locked="0" layoutInCell="1" allowOverlap="1">
            <wp:simplePos x="0" y="0"/>
            <wp:positionH relativeFrom="column">
              <wp:posOffset>2577315</wp:posOffset>
            </wp:positionH>
            <wp:positionV relativeFrom="paragraph">
              <wp:posOffset>55373</wp:posOffset>
            </wp:positionV>
            <wp:extent cx="196707" cy="297951"/>
            <wp:effectExtent l="19050" t="0" r="0" b="0"/>
            <wp:wrapNone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07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pict>
          <v:shape id="_x0000_s1056" type="#_x0000_t32" style="position:absolute;left:0;text-align:left;margin-left:232.45pt;margin-top:11.5pt;width:0;height:25.6pt;z-index:251638784;mso-position-horizontal-relative:text;mso-position-vertical-relative:text" o:connectortype="straight"/>
        </w:pict>
      </w:r>
      <w:r>
        <w:rPr>
          <w:noProof/>
        </w:rPr>
        <w:pict>
          <v:shape id="_x0000_s1050" type="#_x0000_t32" style="position:absolute;left:0;text-align:left;margin-left:51.85pt;margin-top:12.3pt;width:0;height:25.6pt;z-index:251632640;mso-position-horizontal-relative:text;mso-position-vertical-relative:text" o:connectortype="straight"/>
        </w:pict>
      </w:r>
      <w:r w:rsidR="00BD0D3E" w:rsidRPr="00A02BDF">
        <w:t xml:space="preserve">    </w:t>
      </w:r>
      <w:r w:rsidR="00BD0D3E" w:rsidRPr="00A02BDF">
        <w:rPr>
          <w:rFonts w:ascii="Times New Roman" w:hAnsi="Times New Roman" w:cs="Times New Roman"/>
          <w:b/>
        </w:rPr>
        <w:t>V</w:t>
      </w:r>
      <w:r w:rsidR="00BD0D3E" w:rsidRPr="00A02BDF">
        <w:t>B</w:t>
      </w:r>
      <w:r w:rsidR="00BD0D3E" w:rsidRPr="00A02BDF">
        <w:tab/>
      </w:r>
      <w:r w:rsidR="00BD0D3E" w:rsidRPr="00A02BDF">
        <w:tab/>
      </w:r>
      <w:r w:rsidR="00BD0D3E" w:rsidRPr="00A02BDF">
        <w:tab/>
      </w:r>
      <w:r w:rsidR="005C5CE7" w:rsidRPr="00A02BDF">
        <w:rPr>
          <w:b/>
        </w:rPr>
        <w:t>R</w:t>
      </w:r>
      <w:r w:rsidR="005C5CE7" w:rsidRPr="00A02BDF">
        <w:t>2</w:t>
      </w:r>
      <w:r w:rsidR="00185210">
        <w:tab/>
        <w:t xml:space="preserve">       </w:t>
      </w:r>
      <w:r w:rsidR="00185210" w:rsidRPr="00A02BDF">
        <w:rPr>
          <w:rFonts w:ascii="Times New Roman" w:hAnsi="Times New Roman" w:cs="Times New Roman"/>
          <w:b/>
        </w:rPr>
        <w:t>R</w:t>
      </w:r>
      <w:r w:rsidR="00185210" w:rsidRPr="00A02BDF">
        <w:t>E</w:t>
      </w:r>
      <w:r w:rsidR="00185210">
        <w:t xml:space="preserve">2=1k </w:t>
      </w:r>
      <w:r w:rsidR="00BD0D3E" w:rsidRPr="00A02BDF">
        <w:t xml:space="preserve">           </w:t>
      </w:r>
      <w:r w:rsidR="00BD0D3E" w:rsidRPr="001377AD">
        <w:rPr>
          <w:rFonts w:ascii="Times New Roman" w:hAnsi="Times New Roman" w:cs="Times New Roman"/>
          <w:b/>
        </w:rPr>
        <w:t>V</w:t>
      </w:r>
      <w:r w:rsidR="00BD0D3E" w:rsidRPr="001377AD">
        <w:t xml:space="preserve">E                                                                                         </w:t>
      </w:r>
    </w:p>
    <w:p w:rsidR="00BD0D3E" w:rsidRPr="001377AD" w:rsidRDefault="009F235C" w:rsidP="00BD0D3E">
      <w:pPr>
        <w:tabs>
          <w:tab w:val="left" w:pos="1684"/>
          <w:tab w:val="left" w:pos="2160"/>
          <w:tab w:val="left" w:pos="3698"/>
        </w:tabs>
        <w:spacing w:after="0"/>
        <w:ind w:left="720"/>
      </w:pPr>
      <w:r>
        <w:rPr>
          <w:noProof/>
        </w:rPr>
        <w:pict>
          <v:shape id="_x0000_s1042" type="#_x0000_t32" style="position:absolute;left:0;text-align:left;margin-left:212.6pt;margin-top:11.55pt;width:.1pt;height:10.9pt;z-index:251624448" o:connectortype="straight">
            <v:stroke endarrow="block"/>
          </v:shape>
        </w:pict>
      </w:r>
      <w:r>
        <w:rPr>
          <w:noProof/>
        </w:rPr>
        <w:pict>
          <v:shape id="_x0000_s1062" type="#_x0000_t32" style="position:absolute;left:0;text-align:left;margin-left:90.3pt;margin-top:7.05pt;width:0;height:15.4pt;z-index:251641856" o:connectortype="straight"/>
        </w:pict>
      </w:r>
      <w:r w:rsidR="00BD0D3E" w:rsidRPr="001377AD">
        <w:tab/>
        <w:t>-</w:t>
      </w:r>
      <w:r w:rsidR="00BD0D3E" w:rsidRPr="001377AD">
        <w:tab/>
        <w:t xml:space="preserve"> </w:t>
      </w:r>
      <w:r w:rsidR="005C5CE7" w:rsidRPr="001377AD">
        <w:rPr>
          <w:rFonts w:ascii="Times New Roman" w:hAnsi="Times New Roman" w:cs="Times New Roman"/>
          <w:b/>
        </w:rPr>
        <w:t>I</w:t>
      </w:r>
      <w:r w:rsidR="005C5CE7" w:rsidRPr="001377AD">
        <w:t>2</w:t>
      </w:r>
      <w:r w:rsidR="003B0EF0">
        <w:t xml:space="preserve">                   </w:t>
      </w:r>
      <w:r w:rsidR="00BD0D3E" w:rsidRPr="001377AD">
        <w:t xml:space="preserve">    </w:t>
      </w:r>
      <w:r w:rsidR="003B0EF0">
        <w:t xml:space="preserve">      </w:t>
      </w:r>
      <w:r w:rsidR="00BD0D3E" w:rsidRPr="001377AD">
        <w:t xml:space="preserve"> </w:t>
      </w:r>
      <w:r w:rsidR="00BD0D3E" w:rsidRPr="001377AD">
        <w:rPr>
          <w:rFonts w:ascii="Times New Roman" w:hAnsi="Times New Roman" w:cs="Times New Roman"/>
          <w:b/>
        </w:rPr>
        <w:t>I</w:t>
      </w:r>
      <w:r w:rsidR="00BD0D3E" w:rsidRPr="001377AD">
        <w:t>E</w:t>
      </w:r>
      <w:r w:rsidR="003B0EF0">
        <w:t xml:space="preserve">      </w:t>
      </w:r>
      <w:r w:rsidR="00BD0D3E" w:rsidRPr="001377AD">
        <w:t xml:space="preserve"> -</w:t>
      </w:r>
    </w:p>
    <w:p w:rsidR="00DE4EBC" w:rsidRPr="00CE7B68" w:rsidRDefault="009F235C">
      <w:r w:rsidRPr="009F235C">
        <w:rPr>
          <w:b/>
          <w:noProof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75" type="#_x0000_t88" style="position:absolute;margin-left:58.8pt;margin-top:19.5pt;width:11.15pt;height:34.8pt;z-index:251649024"/>
        </w:pict>
      </w:r>
      <w:r>
        <w:rPr>
          <w:noProof/>
        </w:rPr>
        <w:pict>
          <v:shape id="_x0000_s1074" type="#_x0000_t32" style="position:absolute;margin-left:26pt;margin-top:7.85pt;width:59.75pt;height:0;z-index:251648000" o:connectortype="straight"/>
        </w:pict>
      </w:r>
      <w:r>
        <w:rPr>
          <w:noProof/>
        </w:rPr>
        <w:pict>
          <v:shape id="_x0000_s1067" type="#_x0000_t32" style="position:absolute;margin-left:207.25pt;margin-top:19.5pt;width:9pt;height:0;z-index:251646976" o:connectortype="straight"/>
        </w:pict>
      </w:r>
      <w:r>
        <w:rPr>
          <w:noProof/>
        </w:rPr>
        <w:pict>
          <v:shape id="_x0000_s1066" type="#_x0000_t32" style="position:absolute;margin-left:203.25pt;margin-top:17.1pt;width:18.4pt;height:0;z-index:251645952" o:connectortype="straight"/>
        </w:pict>
      </w:r>
      <w:r>
        <w:rPr>
          <w:noProof/>
        </w:rPr>
        <w:pict>
          <v:shape id="_x0000_s1065" type="#_x0000_t32" style="position:absolute;margin-left:198.25pt;margin-top:14.5pt;width:26.6pt;height:0;z-index:251644928" o:connectortype="straight"/>
        </w:pict>
      </w:r>
      <w:r>
        <w:rPr>
          <w:noProof/>
        </w:rPr>
        <w:pict>
          <v:shape id="_x0000_s1064" type="#_x0000_t32" style="position:absolute;margin-left:212.5pt;margin-top:7.2pt;width:0;height:7.3pt;z-index:251643904" o:connectortype="straight"/>
        </w:pict>
      </w:r>
      <w:r>
        <w:rPr>
          <w:noProof/>
        </w:rPr>
        <w:pict>
          <v:shape id="_x0000_s1063" type="#_x0000_t32" style="position:absolute;margin-left:90.3pt;margin-top:7.05pt;width:239.2pt;height:0;z-index:251642880" o:connectortype="straight"/>
        </w:pict>
      </w:r>
    </w:p>
    <w:p w:rsidR="001E1B8C" w:rsidRPr="00CE7B68" w:rsidRDefault="00DE4EBC" w:rsidP="00783970">
      <w:pPr>
        <w:rPr>
          <w:rFonts w:eastAsiaTheme="minorEastAsia"/>
        </w:rPr>
      </w:pPr>
      <w:r w:rsidRPr="00CE7B68">
        <w:rPr>
          <w:b/>
        </w:rPr>
        <w:t>R</w:t>
      </w:r>
      <w:r w:rsidRPr="00CE7B68">
        <w:t>2 ≤ (</w:t>
      </w:r>
      <m:oMath>
        <m:f>
          <m:fPr>
            <m:ctrlPr>
              <w:rPr>
                <w:rFonts w:ascii="Cambria Math" w:hAnsi="Cambria Math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hFE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den>
        </m:f>
      </m:oMath>
      <w:r w:rsidR="00CA053E" w:rsidRPr="00CE7B68">
        <w:rPr>
          <w:rFonts w:eastAsiaTheme="minorEastAsia"/>
        </w:rPr>
        <w:t>)</w:t>
      </w:r>
      <w:r w:rsidR="00CA053E" w:rsidRPr="00CE7B68">
        <w:rPr>
          <w:rFonts w:eastAsiaTheme="minorEastAsia"/>
          <w:b/>
        </w:rPr>
        <w:t xml:space="preserve"> RE</w:t>
      </w:r>
      <w:r w:rsidR="00E01C8D" w:rsidRPr="00CE7B68">
        <w:rPr>
          <w:rFonts w:eastAsiaTheme="minorEastAsia"/>
          <w:b/>
        </w:rPr>
        <w:tab/>
      </w:r>
      <w:r w:rsidR="00311CA3">
        <w:rPr>
          <w:rFonts w:eastAsiaTheme="minorEastAsia"/>
        </w:rPr>
        <w:t>2.2362k</w:t>
      </w:r>
      <w:r w:rsidR="00E01C8D" w:rsidRPr="00CE7B68">
        <w:rPr>
          <w:rFonts w:eastAsiaTheme="minorEastAsia"/>
          <w:b/>
        </w:rPr>
        <w:t xml:space="preserve"> </w:t>
      </w:r>
      <w:r w:rsidR="00E01C8D" w:rsidRPr="00CE7B68">
        <w:t>≤ (</w:t>
      </w:r>
      <m:oMath>
        <m:f>
          <m:fPr>
            <m:ctrlPr>
              <w:rPr>
                <w:rFonts w:ascii="Cambria Math" w:hAnsi="Cambria Math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81.1212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den>
        </m:f>
      </m:oMath>
      <w:r w:rsidR="00832C89" w:rsidRPr="00CE7B68">
        <w:rPr>
          <w:rFonts w:eastAsiaTheme="minorEastAsia"/>
        </w:rPr>
        <w:t>) (</w:t>
      </w:r>
      <w:r w:rsidR="007D5461">
        <w:rPr>
          <w:rFonts w:eastAsiaTheme="minorEastAsia"/>
        </w:rPr>
        <w:t>2</w:t>
      </w:r>
      <w:r w:rsidR="00E01C8D" w:rsidRPr="00CE7B68">
        <w:rPr>
          <w:rFonts w:eastAsiaTheme="minorEastAsia"/>
        </w:rPr>
        <w:t>K</w:t>
      </w:r>
      <w:r w:rsidR="007D5461">
        <w:rPr>
          <w:rFonts w:eastAsiaTheme="minorEastAsia"/>
        </w:rPr>
        <w:t>) = 16.2242</w:t>
      </w:r>
      <w:r w:rsidR="00832C89" w:rsidRPr="00CE7B68">
        <w:rPr>
          <w:rFonts w:eastAsiaTheme="minorEastAsia"/>
        </w:rPr>
        <w:t>K</w:t>
      </w:r>
    </w:p>
    <w:p w:rsidR="00832C89" w:rsidRPr="00CE7B68" w:rsidRDefault="003079A9" w:rsidP="00E01C8D">
      <w:pPr>
        <w:tabs>
          <w:tab w:val="left" w:pos="1553"/>
        </w:tabs>
        <w:rPr>
          <w:rFonts w:eastAsiaTheme="minorEastAsia"/>
        </w:rPr>
      </w:pPr>
      <w:r>
        <w:rPr>
          <w:rFonts w:eastAsiaTheme="minorEastAsia"/>
        </w:rPr>
        <w:t>2.2362k</w:t>
      </w:r>
      <w:r w:rsidR="007410F9">
        <w:rPr>
          <w:rFonts w:eastAsiaTheme="minorEastAsia"/>
        </w:rPr>
        <w:t xml:space="preserve"> </w:t>
      </w:r>
      <w:r w:rsidR="00D42BF5" w:rsidRPr="00CE7B68">
        <w:rPr>
          <w:b/>
        </w:rPr>
        <w:t>≤</w:t>
      </w:r>
      <w:r w:rsidR="007410F9">
        <w:rPr>
          <w:b/>
        </w:rPr>
        <w:t xml:space="preserve"> </w:t>
      </w:r>
      <w:r w:rsidR="00D42BF5" w:rsidRPr="00CE7B68">
        <w:rPr>
          <w:b/>
        </w:rPr>
        <w:t xml:space="preserve"> </w:t>
      </w:r>
      <w:r>
        <w:rPr>
          <w:rFonts w:eastAsiaTheme="minorEastAsia"/>
        </w:rPr>
        <w:t>16.2242</w:t>
      </w:r>
      <w:r w:rsidR="00D42BF5" w:rsidRPr="00CE7B68">
        <w:rPr>
          <w:rFonts w:eastAsiaTheme="minorEastAsia"/>
        </w:rPr>
        <w:t>K</w:t>
      </w:r>
    </w:p>
    <w:p w:rsidR="00D42BF5" w:rsidRDefault="00D42BF5" w:rsidP="00E01C8D">
      <w:pPr>
        <w:tabs>
          <w:tab w:val="left" w:pos="1553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6550B">
        <w:rPr>
          <w:rFonts w:ascii="Times New Roman" w:eastAsiaTheme="minorEastAsia" w:hAnsi="Times New Roman" w:cs="Times New Roman"/>
          <w:b/>
          <w:sz w:val="44"/>
          <w:szCs w:val="44"/>
        </w:rPr>
        <w:t xml:space="preserve">Ideal </w:t>
      </w:r>
      <w:r w:rsidR="009B3E5F">
        <w:rPr>
          <w:rFonts w:ascii="Times New Roman" w:eastAsiaTheme="minorEastAsia" w:hAnsi="Times New Roman" w:cs="Times New Roman"/>
          <w:b/>
          <w:sz w:val="44"/>
          <w:szCs w:val="44"/>
        </w:rPr>
        <w:t>Conditions</w:t>
      </w:r>
      <w:r w:rsidR="0096550B" w:rsidRPr="0096550B">
        <w:rPr>
          <w:rFonts w:ascii="Times New Roman" w:eastAsiaTheme="minorEastAsia" w:hAnsi="Times New Roman" w:cs="Times New Roman"/>
          <w:b/>
          <w:sz w:val="44"/>
          <w:szCs w:val="44"/>
        </w:rPr>
        <w:t>:</w:t>
      </w:r>
    </w:p>
    <w:p w:rsidR="009B3E5F" w:rsidRPr="009B3E5F" w:rsidRDefault="00DD405B" w:rsidP="00E01C8D">
      <w:pPr>
        <w:tabs>
          <w:tab w:val="left" w:pos="1553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IC=IE,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  <w:t>∞=1,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  <w:t>I1= I2</w:t>
      </w:r>
    </w:p>
    <w:p w:rsidR="005611EF" w:rsidRPr="00E402AB" w:rsidRDefault="009F235C" w:rsidP="005611EF">
      <w:pPr>
        <w:tabs>
          <w:tab w:val="left" w:pos="1553"/>
        </w:tabs>
        <w:rPr>
          <w:rFonts w:eastAsiaTheme="minorEastAsia"/>
          <w:b/>
        </w:rPr>
      </w:pPr>
      <w:r w:rsidRPr="009F235C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177" type="#_x0000_t32" style="position:absolute;margin-left:296.05pt;margin-top:14.1pt;width:53.4pt;height:0;z-index:251727872" o:connectortype="straight">
            <v:stroke endarrow="block"/>
          </v:shape>
        </w:pict>
      </w:r>
      <w:r w:rsidR="005611EF" w:rsidRPr="00E402AB">
        <w:rPr>
          <w:rFonts w:ascii="Times New Roman" w:eastAsiaTheme="minorEastAsia" w:hAnsi="Times New Roman" w:cs="Times New Roman"/>
          <w:b/>
          <w:sz w:val="28"/>
          <w:szCs w:val="28"/>
        </w:rPr>
        <w:t>I</w:t>
      </w:r>
      <w:r w:rsidR="00E402AB" w:rsidRPr="00E402AB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5611EF" w:rsidRPr="00E402AB">
        <w:rPr>
          <w:rFonts w:ascii="Times New Roman" w:eastAsiaTheme="minorEastAsia" w:hAnsi="Times New Roman" w:cs="Times New Roman"/>
          <w:b/>
          <w:sz w:val="28"/>
          <w:szCs w:val="28"/>
        </w:rPr>
        <w:t xml:space="preserve">= </w:t>
      </w:r>
      <w:r w:rsidR="005611EF" w:rsidRPr="00E402AB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th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-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cc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1)</m:t>
            </m:r>
          </m:den>
        </m:f>
      </m:oMath>
      <w:r w:rsidR="005611EF" w:rsidRPr="00E402AB">
        <w:rPr>
          <w:rFonts w:ascii="Times New Roman" w:eastAsiaTheme="minorEastAsia" w:hAnsi="Times New Roman" w:cs="Times New Roman"/>
          <w:sz w:val="28"/>
          <w:szCs w:val="28"/>
        </w:rPr>
        <w:t xml:space="preserve">) = </w:t>
      </w:r>
      <w:r w:rsidR="005611EF" w:rsidRPr="00E402AB"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3.36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786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0.6261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10k</m:t>
            </m:r>
          </m:den>
        </m:f>
      </m:oMath>
      <w:r w:rsidR="005611EF" w:rsidRPr="00E402AB">
        <w:rPr>
          <w:rFonts w:eastAsiaTheme="minorEastAsia"/>
        </w:rPr>
        <w:t xml:space="preserve">) = </w:t>
      </w:r>
      <w:r w:rsidR="005611EF" w:rsidRPr="00E402AB"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2.99176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10K</m:t>
            </m:r>
          </m:den>
        </m:f>
      </m:oMath>
      <w:r w:rsidR="00BA4EEF" w:rsidRPr="00E402AB">
        <w:rPr>
          <w:rFonts w:eastAsiaTheme="minorEastAsia"/>
        </w:rPr>
        <w:t>)</w:t>
      </w:r>
      <w:r w:rsidR="00BA4EEF">
        <w:rPr>
          <w:rFonts w:eastAsiaTheme="minorEastAsia"/>
        </w:rPr>
        <w:t xml:space="preserve"> = 1.63821</w:t>
      </w:r>
      <w:r w:rsidR="005611EF" w:rsidRPr="00E402AB">
        <w:rPr>
          <w:rFonts w:eastAsiaTheme="minorEastAsia"/>
        </w:rPr>
        <w:t>mA</w:t>
      </w:r>
      <w:r w:rsidR="005611EF" w:rsidRPr="00E402AB">
        <w:rPr>
          <w:rFonts w:eastAsiaTheme="minorEastAsia"/>
        </w:rPr>
        <w:tab/>
      </w:r>
      <w:r w:rsidR="005611EF" w:rsidRPr="00E402AB">
        <w:rPr>
          <w:rFonts w:eastAsiaTheme="minorEastAsia"/>
        </w:rPr>
        <w:tab/>
      </w:r>
      <w:r w:rsidR="005611EF" w:rsidRPr="00E402AB">
        <w:rPr>
          <w:rFonts w:ascii="Times New Roman" w:eastAsiaTheme="minorEastAsia" w:hAnsi="Times New Roman" w:cs="Times New Roman"/>
          <w:b/>
          <w:sz w:val="28"/>
          <w:szCs w:val="28"/>
        </w:rPr>
        <w:t>I</w:t>
      </w:r>
      <w:r w:rsidR="00BA4EEF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5611EF" w:rsidRPr="00E402AB">
        <w:rPr>
          <w:rFonts w:ascii="Times New Roman" w:eastAsiaTheme="minorEastAsia" w:hAnsi="Times New Roman" w:cs="Times New Roman"/>
          <w:b/>
          <w:sz w:val="28"/>
          <w:szCs w:val="28"/>
        </w:rPr>
        <w:t xml:space="preserve">= </w:t>
      </w:r>
      <w:r w:rsidR="00BA4EEF">
        <w:rPr>
          <w:rFonts w:eastAsiaTheme="minorEastAsia"/>
        </w:rPr>
        <w:t>1.63821</w:t>
      </w:r>
      <w:r w:rsidR="00BA4EEF" w:rsidRPr="00E402AB">
        <w:rPr>
          <w:rFonts w:eastAsiaTheme="minorEastAsia"/>
        </w:rPr>
        <w:t>mA</w:t>
      </w:r>
    </w:p>
    <w:p w:rsidR="006E49D7" w:rsidRPr="00E402AB" w:rsidRDefault="009F235C" w:rsidP="00E844C2">
      <w:pPr>
        <w:tabs>
          <w:tab w:val="left" w:pos="1553"/>
        </w:tabs>
      </w:pPr>
      <w:r>
        <w:rPr>
          <w:noProof/>
        </w:rPr>
        <w:pict>
          <v:shape id="_x0000_s1105" type="#_x0000_t32" style="position:absolute;margin-left:90.25pt;margin-top:7.45pt;width:239.3pt;height:0;flip:x;z-index:251664384" o:connectortype="straight"/>
        </w:pict>
      </w:r>
      <w:r>
        <w:rPr>
          <w:noProof/>
        </w:rPr>
        <w:pict>
          <v:shape id="_x0000_s1106" type="#_x0000_t32" style="position:absolute;margin-left:90.25pt;margin-top:7.45pt;width:.05pt;height:49.6pt;z-index:251665408" o:connectortype="straight"/>
        </w:pict>
      </w:r>
      <w:r>
        <w:rPr>
          <w:noProof/>
        </w:rPr>
        <w:pict>
          <v:shape id="_x0000_s1104" type="#_x0000_t32" style="position:absolute;margin-left:329.5pt;margin-top:7.45pt;width:.05pt;height:57pt;z-index:251663360" o:connectortype="straight"/>
        </w:pict>
      </w:r>
      <w:r w:rsidR="006E49D7">
        <w:rPr>
          <w:noProof/>
        </w:rPr>
        <w:drawing>
          <wp:anchor distT="0" distB="0" distL="114300" distR="114300" simplePos="0" relativeHeight="251598848" behindDoc="1" locked="0" layoutInCell="1" allowOverlap="1">
            <wp:simplePos x="0" y="0"/>
            <wp:positionH relativeFrom="column">
              <wp:posOffset>2577315</wp:posOffset>
            </wp:positionH>
            <wp:positionV relativeFrom="paragraph">
              <wp:posOffset>93309</wp:posOffset>
            </wp:positionV>
            <wp:extent cx="202537" cy="297951"/>
            <wp:effectExtent l="19050" t="0" r="7013" b="0"/>
            <wp:wrapNone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37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E49D7" w:rsidRPr="00E402AB">
        <w:t xml:space="preserve">                        </w:t>
      </w:r>
      <w:r w:rsidR="006E49D7" w:rsidRPr="00E402AB">
        <w:tab/>
      </w:r>
      <w:r w:rsidR="006E49D7" w:rsidRPr="00E402AB">
        <w:tab/>
      </w:r>
      <w:r w:rsidR="006E49D7" w:rsidRPr="00E402AB">
        <w:tab/>
      </w:r>
      <w:r w:rsidR="006E49D7" w:rsidRPr="00E402AB">
        <w:tab/>
        <w:t xml:space="preserve">                </w:t>
      </w:r>
    </w:p>
    <w:p w:rsidR="006E49D7" w:rsidRDefault="009F235C" w:rsidP="006E49D7">
      <w:r>
        <w:rPr>
          <w:noProof/>
        </w:rPr>
        <w:pict>
          <v:roundrect id="_x0000_s1114" style="position:absolute;margin-left:371.3pt;margin-top:-.1pt;width:148.75pt;height:122.6pt;z-index:251667456" arcsize="10923f">
            <v:textbox style="mso-next-textbox:#_x0000_s1114">
              <w:txbxContent>
                <w:p w:rsidR="008E79BA" w:rsidRDefault="008E79BA" w:rsidP="00CE7B68">
                  <w:pPr>
                    <w:spacing w:after="0"/>
                    <w:rPr>
                      <w:rFonts w:eastAsiaTheme="minorEastAsia"/>
                    </w:rPr>
                  </w:pPr>
                  <w:r w:rsidRPr="0087388D">
                    <w:rPr>
                      <w:rFonts w:eastAsiaTheme="minorEastAsia"/>
                      <w:b/>
                    </w:rPr>
                    <w:t>V</w:t>
                  </w:r>
                  <w:r w:rsidRPr="0087388D">
                    <w:rPr>
                      <w:rFonts w:eastAsiaTheme="minorEastAsia"/>
                    </w:rPr>
                    <w:t>th</w:t>
                  </w:r>
                  <w:r>
                    <w:rPr>
                      <w:rFonts w:eastAsiaTheme="minorEastAsia"/>
                    </w:rPr>
                    <w:t>=</w:t>
                  </w:r>
                  <w:r w:rsidRPr="0063095C">
                    <w:rPr>
                      <w:rFonts w:eastAsiaTheme="minorEastAsia"/>
                      <w:b/>
                    </w:rPr>
                    <w:t>V</w:t>
                  </w:r>
                  <w:r>
                    <w:rPr>
                      <w:rFonts w:eastAsiaTheme="minorEastAsia"/>
                    </w:rPr>
                    <w:t>BB</w:t>
                  </w:r>
                  <w:r w:rsidRPr="0087388D">
                    <w:rPr>
                      <w:rFonts w:eastAsiaTheme="minorEastAsia"/>
                    </w:rPr>
                    <w:t>=?</w:t>
                  </w:r>
                </w:p>
                <w:p w:rsidR="008E79BA" w:rsidRDefault="008E79BA" w:rsidP="00CE7B68">
                  <w:pPr>
                    <w:spacing w:after="0"/>
                    <w:rPr>
                      <w:rFonts w:eastAsiaTheme="minorEastAsia"/>
                      <w:sz w:val="28"/>
                      <w:szCs w:val="28"/>
                    </w:rPr>
                  </w:pPr>
                  <w:r w:rsidRPr="00010D48">
                    <w:rPr>
                      <w:b/>
                    </w:rPr>
                    <w:t>V</w:t>
                  </w:r>
                  <w:r>
                    <w:t xml:space="preserve">th= </w:t>
                  </w:r>
                  <w:r w:rsidRPr="00560D8A">
                    <w:rPr>
                      <w:sz w:val="28"/>
                      <w:szCs w:val="28"/>
                    </w:rPr>
                    <w:t>(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s-ES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s(R2)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Rt</m:t>
                        </m:r>
                      </m:den>
                    </m:f>
                  </m:oMath>
                  <w:r w:rsidRPr="00560D8A">
                    <w:rPr>
                      <w:rFonts w:eastAsiaTheme="minorEastAsia"/>
                      <w:sz w:val="28"/>
                      <w:szCs w:val="28"/>
                    </w:rPr>
                    <w:t>)</w:t>
                  </w:r>
                </w:p>
                <w:p w:rsidR="008E79BA" w:rsidRPr="006D224A" w:rsidRDefault="008E79BA" w:rsidP="00CE7B68">
                  <w:pPr>
                    <w:spacing w:after="0"/>
                    <w:rPr>
                      <w:b/>
                      <w:sz w:val="4"/>
                      <w:szCs w:val="4"/>
                    </w:rPr>
                  </w:pPr>
                </w:p>
                <w:p w:rsidR="008E79BA" w:rsidRDefault="008E79BA" w:rsidP="00CE7B68">
                  <w:pPr>
                    <w:spacing w:after="0"/>
                  </w:pPr>
                  <w:r w:rsidRPr="00010D48">
                    <w:rPr>
                      <w:b/>
                    </w:rPr>
                    <w:t>V</w:t>
                  </w:r>
                  <w:r>
                    <w:t>th=</w:t>
                  </w:r>
                  <w:r w:rsidRPr="00010D48">
                    <w:rPr>
                      <w:sz w:val="28"/>
                      <w:szCs w:val="28"/>
                    </w:rPr>
                    <w:t xml:space="preserve">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2.2362k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(20)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12.362k</m:t>
                        </m:r>
                      </m:den>
                    </m:f>
                  </m:oMath>
                  <w:r w:rsidRPr="00010D48">
                    <w:rPr>
                      <w:rFonts w:eastAsiaTheme="minorEastAsia"/>
                      <w:sz w:val="28"/>
                      <w:szCs w:val="28"/>
                    </w:rPr>
                    <w:t xml:space="preserve">) </w:t>
                  </w:r>
                  <w:r>
                    <w:t xml:space="preserve"> </w:t>
                  </w:r>
                </w:p>
                <w:p w:rsidR="008E79BA" w:rsidRPr="006D224A" w:rsidRDefault="008E79BA" w:rsidP="00CE7B68">
                  <w:pPr>
                    <w:spacing w:after="0"/>
                    <w:rPr>
                      <w:sz w:val="4"/>
                      <w:szCs w:val="4"/>
                    </w:rPr>
                  </w:pPr>
                </w:p>
                <w:p w:rsidR="008E79BA" w:rsidRDefault="008E79BA" w:rsidP="00CE7B68">
                  <w:pPr>
                    <w:spacing w:after="0"/>
                  </w:pPr>
                  <w:r w:rsidRPr="00010D48">
                    <w:rPr>
                      <w:b/>
                    </w:rPr>
                    <w:t>V</w:t>
                  </w:r>
                  <w:r>
                    <w:t>th= +3.61786v</w:t>
                  </w:r>
                </w:p>
                <w:p w:rsidR="008E79BA" w:rsidRDefault="008E79BA" w:rsidP="00CE7B68">
                  <w:pPr>
                    <w:spacing w:after="0"/>
                  </w:pPr>
                </w:p>
                <w:p w:rsidR="008E79BA" w:rsidRDefault="008E79BA" w:rsidP="00CE7B68">
                  <w:pPr>
                    <w:spacing w:after="0"/>
                  </w:pPr>
                </w:p>
              </w:txbxContent>
            </v:textbox>
          </v:roundrect>
        </w:pict>
      </w:r>
      <w:r>
        <w:rPr>
          <w:noProof/>
        </w:rPr>
        <w:pict>
          <v:shape id="_x0000_s1081" type="#_x0000_t32" style="position:absolute;margin-left:211.8pt;margin-top:3.95pt;width:.7pt;height:35.05pt;z-index:251653120" o:connectortype="straight">
            <v:stroke endarrow="block"/>
          </v:shape>
        </w:pict>
      </w:r>
      <w:r>
        <w:rPr>
          <w:noProof/>
        </w:rPr>
        <w:pict>
          <v:oval id="_x0000_s1080" style="position:absolute;margin-left:276.9pt;margin-top:10.15pt;width:121.55pt;height:68.45pt;z-index:251652096" strokecolor="white [3212]">
            <v:textbox style="mso-next-textbox:#_x0000_s1080">
              <w:txbxContent>
                <w:p w:rsidR="008E79BA" w:rsidRDefault="008E79BA" w:rsidP="006E49D7">
                  <w:pPr>
                    <w:spacing w:after="0" w:line="240" w:lineRule="auto"/>
                    <w:ind w:left="-270"/>
                  </w:pPr>
                  <w:r>
                    <w:t xml:space="preserve">                   +    </w:t>
                  </w:r>
                </w:p>
                <w:p w:rsidR="008E79BA" w:rsidRDefault="008E79BA" w:rsidP="006E49D7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 xml:space="preserve">    20</w:t>
                  </w:r>
                  <w:r w:rsidRPr="008055F3">
                    <w:rPr>
                      <w:b/>
                    </w:rPr>
                    <w:t>v</w:t>
                  </w:r>
                  <w:r>
                    <w:rPr>
                      <w:b/>
                    </w:rPr>
                    <w:t xml:space="preserve">       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 w:rsidRPr="00AE5017">
                    <w:rPr>
                      <w:rFonts w:ascii="Times New Roman" w:hAnsi="Times New Roman" w:cs="Times New Roman"/>
                      <w:sz w:val="28"/>
                      <w:szCs w:val="28"/>
                    </w:rPr>
                    <w:t>cc</w:t>
                  </w:r>
                </w:p>
                <w:p w:rsidR="008E79BA" w:rsidRPr="00AE5017" w:rsidRDefault="008E79BA" w:rsidP="006E49D7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ab/>
                    <w:t xml:space="preserve">              </w:t>
                  </w:r>
                  <w:r w:rsidRPr="006B5B20">
                    <w:rPr>
                      <w:noProof/>
                    </w:rPr>
                    <w:t>-</w:t>
                  </w:r>
                </w:p>
              </w:txbxContent>
            </v:textbox>
          </v:oval>
        </w:pict>
      </w:r>
      <w:r w:rsidR="006E49D7" w:rsidRPr="00E402AB">
        <w:tab/>
        <w:t xml:space="preserve">                  </w:t>
      </w:r>
      <w:r w:rsidR="006E49D7">
        <w:t>+</w:t>
      </w:r>
      <w:r w:rsidR="006E49D7">
        <w:tab/>
      </w:r>
      <w:r w:rsidR="006E49D7">
        <w:tab/>
        <w:t xml:space="preserve">                              </w:t>
      </w:r>
      <w:r w:rsidR="0087388D" w:rsidRPr="00F8400A">
        <w:rPr>
          <w:rFonts w:ascii="Times New Roman" w:hAnsi="Times New Roman" w:cs="Times New Roman"/>
          <w:b/>
        </w:rPr>
        <w:t>R</w:t>
      </w:r>
      <w:r w:rsidR="0087388D">
        <w:t xml:space="preserve">C= </w:t>
      </w:r>
      <w:r w:rsidR="003079A9">
        <w:t>2.2</w:t>
      </w:r>
      <w:r w:rsidR="006E49D7">
        <w:t>k</w:t>
      </w:r>
      <w:r w:rsidR="006E49D7">
        <w:tab/>
      </w:r>
      <w:r w:rsidR="006E49D7">
        <w:tab/>
      </w:r>
      <w:r w:rsidR="006E49D7">
        <w:tab/>
      </w:r>
      <w:r w:rsidR="006E49D7">
        <w:tab/>
      </w:r>
      <w:r w:rsidR="006E49D7">
        <w:tab/>
        <w:t xml:space="preserve">             </w:t>
      </w:r>
    </w:p>
    <w:p w:rsidR="006E49D7" w:rsidRDefault="006E49D7" w:rsidP="006E49D7">
      <w:pPr>
        <w:tabs>
          <w:tab w:val="left" w:pos="2050"/>
        </w:tabs>
      </w:pPr>
      <w:r>
        <w:t xml:space="preserve">                                            </w:t>
      </w:r>
      <w:r w:rsidRPr="00846108">
        <w:rPr>
          <w:rFonts w:ascii="Times New Roman" w:hAnsi="Times New Roman" w:cs="Times New Roman"/>
          <w:b/>
        </w:rPr>
        <w:t>R</w:t>
      </w:r>
      <w:r w:rsidR="009F235C">
        <w:rPr>
          <w:noProof/>
        </w:rPr>
        <w:pict>
          <v:shape id="_x0000_s1092" type="#_x0000_t32" style="position:absolute;margin-left:329.5pt;margin-top:22.55pt;width:0;height:117.15pt;z-index:251660288;mso-position-horizontal-relative:text;mso-position-vertical-relative:text" o:connectortype="straight"/>
        </w:pict>
      </w:r>
      <w:r w:rsidR="009F235C">
        <w:rPr>
          <w:noProof/>
        </w:rPr>
        <w:pict>
          <v:shape id="_x0000_s1091" type="#_x0000_t32" style="position:absolute;margin-left:321.5pt;margin-top:22.55pt;width:16.7pt;height:0;z-index:251659264;mso-position-horizontal-relative:text;mso-position-vertical-relative:text" o:connectortype="straight"/>
        </w:pict>
      </w:r>
      <w:r w:rsidR="009F235C">
        <w:rPr>
          <w:noProof/>
        </w:rPr>
        <w:pict>
          <v:shape id="_x0000_s1090" type="#_x0000_t32" style="position:absolute;margin-left:315.5pt;margin-top:19.65pt;width:28.7pt;height:0;z-index:251658240;mso-position-horizontal-relative:text;mso-position-vertical-relative:text" o:connectortype="straight"/>
        </w:pict>
      </w:r>
      <w:r w:rsidR="009F235C">
        <w:rPr>
          <w:noProof/>
        </w:rPr>
        <w:pict>
          <v:shape id="_x0000_s1089" type="#_x0000_t32" style="position:absolute;margin-left:320.9pt;margin-top:16.55pt;width:16.7pt;height:0;z-index:251657216;mso-position-horizontal-relative:text;mso-position-vertical-relative:text" o:connectortype="straight"/>
        </w:pict>
      </w:r>
      <w:r w:rsidR="009F235C">
        <w:rPr>
          <w:noProof/>
        </w:rPr>
        <w:pict>
          <v:shape id="_x0000_s1088" type="#_x0000_t32" style="position:absolute;margin-left:315.5pt;margin-top:13.55pt;width:28.7pt;height:0;z-index:251656192;mso-position-horizontal-relative:text;mso-position-vertical-relative:text" o:connectortype="straight"/>
        </w:pict>
      </w:r>
      <w:r>
        <w:rPr>
          <w:noProof/>
        </w:rPr>
        <w:drawing>
          <wp:anchor distT="0" distB="0" distL="114300" distR="114300" simplePos="0" relativeHeight="251599872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53690</wp:posOffset>
            </wp:positionV>
            <wp:extent cx="217256" cy="297950"/>
            <wp:effectExtent l="19050" t="0" r="0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1</w:t>
      </w:r>
      <w:r w:rsidR="003079A9">
        <w:t>= 10</w:t>
      </w:r>
      <w:r w:rsidR="00B6784D">
        <w:t>k</w:t>
      </w:r>
      <w:r>
        <w:tab/>
        <w:t xml:space="preserve">               </w:t>
      </w:r>
      <w:r w:rsidRPr="00F8400A">
        <w:rPr>
          <w:rFonts w:ascii="Times New Roman" w:hAnsi="Times New Roman" w:cs="Times New Roman"/>
          <w:b/>
        </w:rPr>
        <w:t>I</w:t>
      </w:r>
      <w:r>
        <w:t>C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6E49D7" w:rsidRPr="006B5B20" w:rsidRDefault="009F235C" w:rsidP="006E49D7">
      <w:pPr>
        <w:tabs>
          <w:tab w:val="left" w:pos="90"/>
        </w:tabs>
      </w:pPr>
      <w:r>
        <w:rPr>
          <w:noProof/>
        </w:rPr>
        <w:pict>
          <v:shape id="_x0000_s1085" type="#_x0000_t32" style="position:absolute;margin-left:90.3pt;margin-top:2.15pt;width:0;height:25.6pt;z-index:251654144" o:connectortype="straight"/>
        </w:pict>
      </w:r>
      <w:r w:rsidR="006E49D7">
        <w:tab/>
        <w:t xml:space="preserve">                               - </w:t>
      </w:r>
      <w:r w:rsidR="006E49D7" w:rsidRPr="006B5B20">
        <w:t xml:space="preserve"> </w:t>
      </w:r>
      <w:r w:rsidR="006E49D7">
        <w:tab/>
      </w:r>
      <w:r w:rsidR="006E49D7" w:rsidRPr="006B5B20">
        <w:t xml:space="preserve"> </w:t>
      </w:r>
      <w:r w:rsidR="006E49D7" w:rsidRPr="006B5B20">
        <w:rPr>
          <w:rFonts w:ascii="Times New Roman" w:hAnsi="Times New Roman" w:cs="Times New Roman"/>
          <w:b/>
        </w:rPr>
        <w:t>I</w:t>
      </w:r>
      <w:r w:rsidR="006E49D7">
        <w:t>1</w:t>
      </w:r>
      <w:r w:rsidR="006E49D7" w:rsidRPr="006B5B20">
        <w:tab/>
      </w:r>
      <w:r w:rsidR="006E49D7" w:rsidRPr="006B5B20">
        <w:tab/>
      </w:r>
      <w:r w:rsidR="006E49D7" w:rsidRPr="006B5B20">
        <w:tab/>
      </w:r>
      <w:r w:rsidR="006E49D7" w:rsidRPr="006B5B20">
        <w:tab/>
      </w:r>
      <w:r w:rsidR="006E49D7" w:rsidRPr="006B5B20">
        <w:tab/>
      </w:r>
      <w:r w:rsidR="006E49D7">
        <w:tab/>
        <w:t xml:space="preserve">      -</w:t>
      </w:r>
    </w:p>
    <w:p w:rsidR="006E49D7" w:rsidRPr="00A03576" w:rsidRDefault="009F235C" w:rsidP="006E49D7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shape id="_x0000_s1102" type="#_x0000_t32" style="position:absolute;margin-left:90.3pt;margin-top:1.9pt;width:0;height:49.85pt;z-index:251661312" o:connectortype="straight"/>
        </w:pict>
      </w:r>
      <w:r>
        <w:rPr>
          <w:noProof/>
        </w:rPr>
        <w:pict>
          <v:shape id="_x0000_s1079" type="#_x0000_t32" style="position:absolute;margin-left:90.3pt;margin-top:1.7pt;width:39.1pt;height:0;z-index:251651072" o:connectortype="straight">
            <v:stroke endarrow="block"/>
          </v:shape>
        </w:pict>
      </w:r>
      <w:r>
        <w:rPr>
          <w:noProof/>
        </w:rPr>
        <w:pict>
          <v:shape id="_x0000_s1078" type="#_x0000_t32" style="position:absolute;margin-left:129.35pt;margin-top:1.55pt;width:59.75pt;height:0;z-index:251650048" o:connectortype="straight"/>
        </w:pict>
      </w:r>
      <w:r w:rsidR="006E49D7" w:rsidRPr="0087388D">
        <w:tab/>
      </w:r>
      <w:r w:rsidR="006E49D7" w:rsidRPr="00A03576">
        <w:t>+</w:t>
      </w:r>
      <w:r w:rsidR="006E49D7" w:rsidRPr="00A03576">
        <w:tab/>
      </w:r>
      <w:r w:rsidR="006E49D7" w:rsidRPr="00A03576">
        <w:tab/>
        <w:t>+</w:t>
      </w:r>
      <w:r w:rsidR="00862768" w:rsidRPr="00A03576">
        <w:t xml:space="preserve"> </w:t>
      </w:r>
      <w:r w:rsidR="006E49D7" w:rsidRPr="00A03576">
        <w:t xml:space="preserve">                                     </w:t>
      </w:r>
    </w:p>
    <w:p w:rsidR="006E49D7" w:rsidRPr="00A03576" w:rsidRDefault="006E49D7" w:rsidP="006E49D7">
      <w:pPr>
        <w:tabs>
          <w:tab w:val="left" w:pos="3929"/>
        </w:tabs>
        <w:ind w:left="2160" w:firstLine="720"/>
      </w:pPr>
      <w:r>
        <w:rPr>
          <w:noProof/>
        </w:rPr>
        <w:drawing>
          <wp:anchor distT="0" distB="0" distL="114300" distR="114300" simplePos="0" relativeHeight="251601920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306669</wp:posOffset>
            </wp:positionV>
            <wp:extent cx="217256" cy="297951"/>
            <wp:effectExtent l="19050" t="0" r="0" b="0"/>
            <wp:wrapNone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00896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62768" w:rsidRPr="00A03576">
        <w:rPr>
          <w:noProof/>
        </w:rPr>
        <w:tab/>
      </w:r>
      <w:r w:rsidRPr="00A03576">
        <w:rPr>
          <w:noProof/>
        </w:rPr>
        <w:tab/>
        <w:t xml:space="preserve">    +</w:t>
      </w:r>
      <w:r w:rsidRPr="00A03576">
        <w:rPr>
          <w:rFonts w:ascii="Times New Roman" w:hAnsi="Times New Roman" w:cs="Times New Roman"/>
          <w:b/>
        </w:rPr>
        <w:t xml:space="preserve"> </w:t>
      </w:r>
      <w:r w:rsidRPr="00A03576">
        <w:rPr>
          <w:rFonts w:ascii="Times New Roman" w:hAnsi="Times New Roman" w:cs="Times New Roman"/>
          <w:b/>
        </w:rPr>
        <w:tab/>
        <w:t xml:space="preserve">      </w:t>
      </w:r>
    </w:p>
    <w:p w:rsidR="006E49D7" w:rsidRPr="00A03576" w:rsidRDefault="009F235C" w:rsidP="006E49D7">
      <w:pPr>
        <w:tabs>
          <w:tab w:val="left" w:pos="1684"/>
        </w:tabs>
        <w:spacing w:after="0"/>
        <w:ind w:left="1440" w:hanging="720"/>
      </w:pPr>
      <w:r>
        <w:rPr>
          <w:noProof/>
        </w:rPr>
        <w:pict>
          <v:shape id="_x0000_s1087" type="#_x0000_t32" style="position:absolute;left:0;text-align:left;margin-left:211.85pt;margin-top:14.45pt;width:.05pt;height:23.45pt;z-index:251655168" o:connectortype="straight">
            <v:stroke endarrow="block"/>
          </v:shape>
        </w:pict>
      </w:r>
      <w:r w:rsidR="006E49D7" w:rsidRPr="00A03576">
        <w:tab/>
      </w:r>
      <w:r w:rsidR="006E49D7" w:rsidRPr="00A03576">
        <w:tab/>
      </w:r>
      <w:r w:rsidR="006E49D7" w:rsidRPr="00A03576">
        <w:tab/>
      </w:r>
      <w:r w:rsidR="006E49D7" w:rsidRPr="00A03576">
        <w:rPr>
          <w:b/>
        </w:rPr>
        <w:t>R</w:t>
      </w:r>
      <w:r w:rsidR="006E49D7" w:rsidRPr="00A03576">
        <w:t>2</w:t>
      </w:r>
      <w:r w:rsidR="003079A9">
        <w:t>=2.2362k</w:t>
      </w:r>
      <w:r w:rsidR="006E49D7" w:rsidRPr="00A03576">
        <w:tab/>
        <w:t xml:space="preserve">              </w:t>
      </w:r>
      <w:r w:rsidR="006E49D7" w:rsidRPr="00A03576">
        <w:rPr>
          <w:rFonts w:ascii="Times New Roman" w:hAnsi="Times New Roman" w:cs="Times New Roman"/>
          <w:b/>
        </w:rPr>
        <w:t>R</w:t>
      </w:r>
      <w:r w:rsidR="006E49D7" w:rsidRPr="00A03576">
        <w:t xml:space="preserve">E                                                                                                                  </w:t>
      </w:r>
    </w:p>
    <w:p w:rsidR="006E49D7" w:rsidRPr="001377AD" w:rsidRDefault="009F235C" w:rsidP="006E49D7">
      <w:pPr>
        <w:tabs>
          <w:tab w:val="left" w:pos="1684"/>
          <w:tab w:val="left" w:pos="2160"/>
          <w:tab w:val="left" w:pos="3698"/>
        </w:tabs>
        <w:spacing w:after="0"/>
        <w:ind w:left="720"/>
      </w:pPr>
      <w:r>
        <w:rPr>
          <w:noProof/>
        </w:rPr>
        <w:pict>
          <v:shape id="_x0000_s1107" type="#_x0000_t32" style="position:absolute;left:0;text-align:left;margin-left:90.25pt;margin-top:22.45pt;width:239.3pt;height:0;flip:x;z-index:251666432" o:connectortype="straight"/>
        </w:pict>
      </w:r>
      <w:r>
        <w:rPr>
          <w:noProof/>
        </w:rPr>
        <w:pict>
          <v:shape id="_x0000_s1103" type="#_x0000_t32" style="position:absolute;left:0;text-align:left;margin-left:90.3pt;margin-top:7.05pt;width:0;height:15.4pt;z-index:251662336" o:connectortype="straight"/>
        </w:pict>
      </w:r>
      <w:r w:rsidR="006E49D7" w:rsidRPr="00A03576">
        <w:tab/>
      </w:r>
      <w:r w:rsidR="006E49D7" w:rsidRPr="001377AD">
        <w:t>-</w:t>
      </w:r>
      <w:r w:rsidR="006E49D7" w:rsidRPr="001377AD">
        <w:tab/>
        <w:t xml:space="preserve"> </w:t>
      </w:r>
      <w:r w:rsidR="006E49D7" w:rsidRPr="001377AD">
        <w:rPr>
          <w:rFonts w:ascii="Times New Roman" w:hAnsi="Times New Roman" w:cs="Times New Roman"/>
          <w:b/>
        </w:rPr>
        <w:t>I</w:t>
      </w:r>
      <w:r w:rsidR="003079A9">
        <w:t>2                              2</w:t>
      </w:r>
      <w:r w:rsidR="006E49D7" w:rsidRPr="001377AD">
        <w:t>K</w:t>
      </w:r>
      <w:r w:rsidR="003079A9">
        <w:t xml:space="preserve">   </w:t>
      </w:r>
      <w:r w:rsidR="006E49D7" w:rsidRPr="001377AD">
        <w:t xml:space="preserve">       </w:t>
      </w:r>
      <w:r w:rsidR="006E49D7" w:rsidRPr="001377AD">
        <w:rPr>
          <w:rFonts w:ascii="Times New Roman" w:hAnsi="Times New Roman" w:cs="Times New Roman"/>
          <w:b/>
        </w:rPr>
        <w:t>I</w:t>
      </w:r>
      <w:r w:rsidR="006E49D7" w:rsidRPr="001377AD">
        <w:t>E -</w:t>
      </w:r>
    </w:p>
    <w:p w:rsidR="00D216E6" w:rsidRPr="000E393D" w:rsidRDefault="00D216E6" w:rsidP="00D216E6">
      <w:pPr>
        <w:tabs>
          <w:tab w:val="left" w:pos="1684"/>
        </w:tabs>
        <w:spacing w:after="0"/>
        <w:ind w:left="1440" w:hanging="720"/>
      </w:pPr>
      <w:r w:rsidRPr="000E393D">
        <w:t xml:space="preserve">                                                                                                                              </w:t>
      </w:r>
    </w:p>
    <w:p w:rsidR="00D216E6" w:rsidRPr="000E393D" w:rsidRDefault="00D216E6" w:rsidP="00D216E6">
      <w:pPr>
        <w:tabs>
          <w:tab w:val="left" w:pos="1660"/>
          <w:tab w:val="left" w:pos="2160"/>
          <w:tab w:val="left" w:pos="2880"/>
          <w:tab w:val="left" w:pos="5553"/>
        </w:tabs>
      </w:pPr>
    </w:p>
    <w:p w:rsidR="00D216E6" w:rsidRPr="000E393D" w:rsidRDefault="009F235C" w:rsidP="00D216E6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rect id="_x0000_s1142" style="position:absolute;margin-left:278.2pt;margin-top:18pt;width:212.95pt;height:80.35pt;z-index:251696128" strokecolor="white [3212]">
            <v:textbox style="mso-next-textbox:#_x0000_s1142">
              <w:txbxContent>
                <w:p w:rsidR="008E79BA" w:rsidRDefault="008E79BA" w:rsidP="007E52E9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Ǿ = 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B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–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BE 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–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 </w:t>
                  </w:r>
                </w:p>
                <w:p w:rsidR="008E79BA" w:rsidRPr="007E52E9" w:rsidRDefault="008E79BA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=</w:t>
                  </w:r>
                  <w:r w:rsidRPr="005C08E6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VB-VBE = </w:t>
                  </w:r>
                  <w:r w:rsidRPr="007E52E9">
                    <w:rPr>
                      <w:rFonts w:ascii="Times New Roman" w:hAnsi="Times New Roman" w:cs="Times New Roman"/>
                      <w:sz w:val="28"/>
                      <w:szCs w:val="28"/>
                      <w:lang w:val="es-ES"/>
                    </w:rPr>
                    <w:t>3.61786v - 0.6261</w:t>
                  </w:r>
                </w:p>
                <w:p w:rsidR="008E79BA" w:rsidRDefault="008E79BA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= +2.992V</w:t>
                  </w:r>
                </w:p>
                <w:p w:rsidR="008E79BA" w:rsidRDefault="008E79BA" w:rsidP="00D216E6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</w:p>
                <w:p w:rsidR="008E79BA" w:rsidRPr="008A5526" w:rsidRDefault="008E79BA" w:rsidP="00D216E6">
                  <w:pPr>
                    <w:rPr>
                      <w:lang w:val="es-ES"/>
                    </w:rPr>
                  </w:pPr>
                  <w:r w:rsidRPr="008A5526">
                    <w:rPr>
                      <w:lang w:val="es-ES"/>
                    </w:rPr>
                    <w:tab/>
                  </w:r>
                </w:p>
              </w:txbxContent>
            </v:textbox>
          </v:rect>
        </w:pict>
      </w:r>
      <w:r>
        <w:rPr>
          <w:noProof/>
        </w:rPr>
        <w:pict>
          <v:shape id="_x0000_s1137" type="#_x0000_t32" style="position:absolute;margin-left:232.45pt;margin-top:22.65pt;width:0;height:25.75pt;flip:y;z-index:251691008" o:connectortype="straight">
            <v:stroke endarrow="block"/>
          </v:shape>
        </w:pict>
      </w:r>
      <w:r>
        <w:rPr>
          <w:noProof/>
        </w:rPr>
        <w:pict>
          <v:shape id="_x0000_s1136" type="#_x0000_t32" style="position:absolute;margin-left:217.05pt;margin-top:18pt;width:33.75pt;height:0;z-index:251689984" o:connectortype="straight"/>
        </w:pict>
      </w:r>
      <w:r>
        <w:rPr>
          <w:noProof/>
        </w:rPr>
        <w:pict>
          <v:shape id="_x0000_s1134" type="#_x0000_t32" style="position:absolute;margin-left:51.9pt;margin-top:1.4pt;width:0;height:50.35pt;flip:y;z-index:251687936" o:connectortype="straight">
            <v:stroke endarrow="block"/>
          </v:shape>
        </w:pict>
      </w:r>
      <w:r>
        <w:rPr>
          <w:noProof/>
        </w:rPr>
        <w:pict>
          <v:shape id="_x0000_s1132" type="#_x0000_t32" style="position:absolute;margin-left:23.6pt;margin-top:1.55pt;width:59.75pt;height:0;z-index:251685888" o:connectortype="straight"/>
        </w:pict>
      </w:r>
      <w:r>
        <w:rPr>
          <w:noProof/>
        </w:rPr>
        <w:pict>
          <v:shape id="_x0000_s1129" type="#_x0000_t32" style="position:absolute;margin-left:189.2pt;margin-top:8.6pt;width:22.55pt;height:9.4pt;z-index:251682816" o:connectortype="straight">
            <v:stroke endarrow="block"/>
          </v:shape>
        </w:pict>
      </w:r>
      <w:r>
        <w:rPr>
          <w:noProof/>
        </w:rPr>
        <w:pict>
          <v:shape id="_x0000_s1128" type="#_x0000_t32" style="position:absolute;margin-left:90.3pt;margin-top:1.7pt;width:39.1pt;height:0;z-index:251681792" o:connectortype="straight">
            <v:stroke endarrow="block"/>
          </v:shape>
        </w:pict>
      </w:r>
      <w:r>
        <w:rPr>
          <w:noProof/>
        </w:rPr>
        <w:pict>
          <v:shape id="_x0000_s1127" type="#_x0000_t32" style="position:absolute;margin-left:129.35pt;margin-top:1.55pt;width:59.75pt;height:0;z-index:251680768" o:connectortype="straight"/>
        </w:pict>
      </w:r>
      <w:r>
        <w:rPr>
          <w:noProof/>
        </w:rPr>
        <w:pict>
          <v:shape id="_x0000_s1126" type="#_x0000_t32" style="position:absolute;margin-left:211.85pt;margin-top:18pt;width:0;height:25.6pt;z-index:251679744" o:connectortype="straight"/>
        </w:pict>
      </w:r>
      <w:r w:rsidR="00D216E6" w:rsidRPr="000E393D">
        <w:tab/>
        <w:t>+</w:t>
      </w:r>
      <w:r w:rsidR="00D216E6" w:rsidRPr="000E393D">
        <w:tab/>
      </w:r>
      <w:r w:rsidR="00D216E6" w:rsidRPr="000E393D">
        <w:tab/>
        <w:t xml:space="preserve">+      </w:t>
      </w:r>
      <w:r w:rsidR="00D216E6" w:rsidRPr="000E393D">
        <w:rPr>
          <w:rFonts w:ascii="Times New Roman" w:hAnsi="Times New Roman" w:cs="Times New Roman"/>
          <w:b/>
        </w:rPr>
        <w:t>V</w:t>
      </w:r>
      <w:r w:rsidR="00D216E6" w:rsidRPr="000E393D">
        <w:t>BE</w:t>
      </w:r>
      <w:r w:rsidR="00D216E6" w:rsidRPr="000E393D">
        <w:rPr>
          <w:noProof/>
        </w:rPr>
        <w:t xml:space="preserve"> </w:t>
      </w:r>
      <w:r w:rsidR="00D216E6" w:rsidRPr="000E393D">
        <w:t xml:space="preserve">                                     </w:t>
      </w:r>
    </w:p>
    <w:p w:rsidR="00D216E6" w:rsidRPr="000E393D" w:rsidRDefault="00D216E6" w:rsidP="00D216E6">
      <w:pPr>
        <w:tabs>
          <w:tab w:val="left" w:pos="3929"/>
        </w:tabs>
        <w:ind w:left="2160" w:firstLine="720"/>
      </w:pPr>
      <w:r>
        <w:rPr>
          <w:noProof/>
        </w:rPr>
        <w:drawing>
          <wp:anchor distT="0" distB="0" distL="114300" distR="114300" simplePos="0" relativeHeight="251602944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E393D">
        <w:rPr>
          <w:noProof/>
        </w:rPr>
        <w:tab/>
        <w:t>-</w:t>
      </w:r>
      <w:r w:rsidRPr="000E393D">
        <w:rPr>
          <w:noProof/>
        </w:rPr>
        <w:tab/>
        <w:t xml:space="preserve">    +</w:t>
      </w:r>
      <w:r w:rsidRPr="000E393D">
        <w:rPr>
          <w:rFonts w:ascii="Times New Roman" w:hAnsi="Times New Roman" w:cs="Times New Roman"/>
          <w:b/>
        </w:rPr>
        <w:t xml:space="preserve"> </w:t>
      </w:r>
      <w:r w:rsidRPr="000E393D">
        <w:rPr>
          <w:rFonts w:ascii="Times New Roman" w:hAnsi="Times New Roman" w:cs="Times New Roman"/>
          <w:b/>
        </w:rPr>
        <w:tab/>
        <w:t xml:space="preserve">      </w:t>
      </w:r>
    </w:p>
    <w:p w:rsidR="00D216E6" w:rsidRPr="000E393D" w:rsidRDefault="009F235C" w:rsidP="00D216E6">
      <w:pPr>
        <w:tabs>
          <w:tab w:val="left" w:pos="1684"/>
        </w:tabs>
        <w:spacing w:after="0"/>
        <w:ind w:left="1440" w:hanging="720"/>
      </w:pPr>
      <w:r>
        <w:rPr>
          <w:noProof/>
        </w:rPr>
        <w:pict>
          <v:shape id="_x0000_s1138" type="#_x0000_t32" style="position:absolute;left:0;text-align:left;margin-left:232.45pt;margin-top:11.5pt;width:0;height:25.6pt;z-index:251692032" o:connectortype="straight"/>
        </w:pict>
      </w:r>
      <w:r>
        <w:rPr>
          <w:noProof/>
        </w:rPr>
        <w:pict>
          <v:shape id="_x0000_s1135" type="#_x0000_t32" style="position:absolute;left:0;text-align:left;margin-left:51.85pt;margin-top:12.3pt;width:0;height:25.6pt;z-index:251688960" o:connectortype="straight"/>
        </w:pict>
      </w:r>
      <w:r>
        <w:rPr>
          <w:noProof/>
        </w:rPr>
        <w:pict>
          <v:shape id="_x0000_s1130" type="#_x0000_t32" style="position:absolute;left:0;text-align:left;margin-left:211.85pt;margin-top:14.45pt;width:.05pt;height:23.45pt;z-index:251683840" o:connectortype="straight">
            <v:stroke endarrow="block"/>
          </v:shape>
        </w:pict>
      </w:r>
      <w:r w:rsidR="00D216E6" w:rsidRPr="000E393D">
        <w:t xml:space="preserve">    </w:t>
      </w:r>
      <w:r w:rsidR="00D216E6" w:rsidRPr="000E393D">
        <w:rPr>
          <w:rFonts w:ascii="Times New Roman" w:hAnsi="Times New Roman" w:cs="Times New Roman"/>
          <w:b/>
        </w:rPr>
        <w:t>V</w:t>
      </w:r>
      <w:r w:rsidR="00D216E6" w:rsidRPr="000E393D">
        <w:t>B</w:t>
      </w:r>
      <w:r w:rsidR="00D216E6" w:rsidRPr="000E393D">
        <w:tab/>
      </w:r>
      <w:r w:rsidR="00D216E6" w:rsidRPr="000E393D">
        <w:tab/>
      </w:r>
      <w:r w:rsidR="00D216E6" w:rsidRPr="000E393D">
        <w:tab/>
      </w:r>
      <w:r w:rsidR="00D216E6" w:rsidRPr="000E393D">
        <w:tab/>
        <w:t xml:space="preserve">              </w:t>
      </w:r>
      <w:r w:rsidR="00D216E6" w:rsidRPr="000E393D">
        <w:rPr>
          <w:rFonts w:ascii="Times New Roman" w:hAnsi="Times New Roman" w:cs="Times New Roman"/>
          <w:b/>
        </w:rPr>
        <w:t>R</w:t>
      </w:r>
      <w:r w:rsidR="00D216E6" w:rsidRPr="000E393D">
        <w:t xml:space="preserve">E                          </w:t>
      </w:r>
      <w:r w:rsidR="00D216E6" w:rsidRPr="000E393D">
        <w:rPr>
          <w:rFonts w:ascii="Times New Roman" w:hAnsi="Times New Roman" w:cs="Times New Roman"/>
          <w:b/>
        </w:rPr>
        <w:t>V</w:t>
      </w:r>
      <w:r w:rsidR="00D216E6" w:rsidRPr="000E393D">
        <w:t xml:space="preserve">E                                                                                         </w:t>
      </w:r>
    </w:p>
    <w:p w:rsidR="00D216E6" w:rsidRPr="000E393D" w:rsidRDefault="00D216E6" w:rsidP="00D216E6">
      <w:pPr>
        <w:tabs>
          <w:tab w:val="left" w:pos="1684"/>
          <w:tab w:val="left" w:pos="2160"/>
          <w:tab w:val="left" w:pos="3698"/>
        </w:tabs>
        <w:spacing w:after="0"/>
        <w:ind w:left="720"/>
      </w:pPr>
      <w:r w:rsidRPr="000E393D">
        <w:tab/>
        <w:t>-</w:t>
      </w:r>
      <w:r w:rsidRPr="000E393D">
        <w:tab/>
        <w:t xml:space="preserve">                            1K          </w:t>
      </w:r>
      <w:r w:rsidRPr="000E393D">
        <w:rPr>
          <w:rFonts w:ascii="Times New Roman" w:hAnsi="Times New Roman" w:cs="Times New Roman"/>
          <w:b/>
        </w:rPr>
        <w:t>I</w:t>
      </w:r>
      <w:r w:rsidRPr="000E393D">
        <w:t>E -</w:t>
      </w:r>
    </w:p>
    <w:p w:rsidR="00D216E6" w:rsidRPr="000E393D" w:rsidRDefault="009F235C" w:rsidP="00D216E6">
      <w:pPr>
        <w:tabs>
          <w:tab w:val="left" w:pos="1501"/>
          <w:tab w:val="left" w:pos="1818"/>
        </w:tabs>
        <w:rPr>
          <w:rFonts w:ascii="Times New Roman" w:hAnsi="Times New Roman" w:cs="Times New Roman"/>
          <w:b/>
          <w:sz w:val="32"/>
          <w:szCs w:val="32"/>
        </w:rPr>
      </w:pPr>
      <w:r w:rsidRPr="009F235C">
        <w:rPr>
          <w:noProof/>
        </w:rPr>
        <w:pict>
          <v:shape id="_x0000_s1131" type="#_x0000_t32" style="position:absolute;margin-left:212.95pt;margin-top:7.05pt;width:42.7pt;height:0;z-index:251684864" o:connectortype="straight"/>
        </w:pict>
      </w:r>
      <w:r w:rsidRPr="009F235C">
        <w:rPr>
          <w:noProof/>
        </w:rPr>
        <w:pict>
          <v:shape id="_x0000_s1133" type="#_x0000_t32" style="position:absolute;margin-left:23.6pt;margin-top:7.05pt;width:180.45pt;height:0;z-index:251686912" o:connectortype="straight"/>
        </w:pict>
      </w:r>
      <w:r w:rsidR="00D216E6" w:rsidRPr="000E393D">
        <w:rPr>
          <w:rFonts w:ascii="Times New Roman" w:hAnsi="Times New Roman" w:cs="Times New Roman"/>
          <w:b/>
          <w:sz w:val="32"/>
          <w:szCs w:val="32"/>
        </w:rPr>
        <w:tab/>
        <w:t xml:space="preserve">   </w:t>
      </w:r>
      <w:r w:rsidR="00D216E6" w:rsidRPr="000E393D">
        <w:rPr>
          <w:rFonts w:ascii="Times New Roman" w:hAnsi="Times New Roman" w:cs="Times New Roman"/>
          <w:b/>
          <w:sz w:val="32"/>
          <w:szCs w:val="32"/>
        </w:rPr>
        <w:tab/>
      </w:r>
    </w:p>
    <w:p w:rsidR="003904CF" w:rsidRPr="000E393D" w:rsidRDefault="009F235C" w:rsidP="003904CF">
      <w:pPr>
        <w:tabs>
          <w:tab w:val="left" w:pos="720"/>
          <w:tab w:val="left" w:pos="1440"/>
          <w:tab w:val="left" w:pos="2160"/>
          <w:tab w:val="left" w:pos="288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192" type="#_x0000_t32" style="position:absolute;margin-left:167.4pt;margin-top:13.45pt;width:26.85pt;height:0;z-index:251744256" o:connectortype="straight">
            <v:stroke endarrow="block"/>
          </v:shape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178" type="#_x0000_t32" style="position:absolute;margin-left:45.6pt;margin-top:13.9pt;width:26.85pt;height:0;z-index:251729920" o:connectortype="straight">
            <v:stroke endarrow="block"/>
          </v:shape>
        </w:pict>
      </w:r>
      <w:r w:rsidR="003904CF" w:rsidRPr="000E393D">
        <w:rPr>
          <w:rFonts w:ascii="Times New Roman" w:eastAsiaTheme="minorEastAsia" w:hAnsi="Times New Roman" w:cs="Times New Roman"/>
          <w:sz w:val="28"/>
          <w:szCs w:val="28"/>
        </w:rPr>
        <w:t xml:space="preserve">hFE=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C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B</m:t>
            </m:r>
          </m:den>
        </m:f>
      </m:oMath>
      <w:r w:rsidR="003904CF" w:rsidRPr="000E393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904CF" w:rsidRPr="000E393D">
        <w:rPr>
          <w:rFonts w:ascii="Times New Roman" w:eastAsiaTheme="minorEastAsia" w:hAnsi="Times New Roman" w:cs="Times New Roman"/>
          <w:sz w:val="28"/>
          <w:szCs w:val="28"/>
        </w:rPr>
        <w:tab/>
      </w:r>
      <w:r w:rsidR="00781FF5" w:rsidRPr="000E393D">
        <w:rPr>
          <w:rFonts w:ascii="Times New Roman" w:eastAsiaTheme="minorEastAsia" w:hAnsi="Times New Roman" w:cs="Times New Roman"/>
          <w:sz w:val="28"/>
          <w:szCs w:val="28"/>
        </w:rPr>
        <w:t>81.1212</w:t>
      </w:r>
      <w:r w:rsidR="003904CF" w:rsidRPr="000E393D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1.496mA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B</m:t>
            </m:r>
          </m:den>
        </m:f>
      </m:oMath>
      <w:r w:rsidR="003904CF" w:rsidRPr="000E393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904CF" w:rsidRPr="000E393D">
        <w:rPr>
          <w:rFonts w:ascii="Times New Roman" w:eastAsiaTheme="minorEastAsia" w:hAnsi="Times New Roman" w:cs="Times New Roman"/>
          <w:sz w:val="28"/>
          <w:szCs w:val="28"/>
        </w:rPr>
        <w:tab/>
      </w:r>
      <w:r w:rsidR="00781FF5" w:rsidRPr="000E393D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 w:rsidR="00781FF5" w:rsidRPr="000E393D">
        <w:rPr>
          <w:rFonts w:ascii="Times New Roman" w:eastAsiaTheme="minorEastAsia" w:hAnsi="Times New Roman" w:cs="Times New Roman"/>
          <w:b/>
          <w:sz w:val="28"/>
          <w:szCs w:val="28"/>
        </w:rPr>
        <w:t>I</w:t>
      </w:r>
      <w:r w:rsidR="00781FF5" w:rsidRPr="000E393D">
        <w:rPr>
          <w:rFonts w:ascii="Times New Roman" w:eastAsiaTheme="minorEastAsia" w:hAnsi="Times New Roman" w:cs="Times New Roman"/>
          <w:sz w:val="28"/>
          <w:szCs w:val="28"/>
        </w:rPr>
        <w:t xml:space="preserve">B=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1.496mA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81.1212</m:t>
            </m:r>
          </m:den>
        </m:f>
      </m:oMath>
      <w:r w:rsidR="00781FF5" w:rsidRPr="000E393D">
        <w:rPr>
          <w:rFonts w:ascii="Times New Roman" w:eastAsiaTheme="minorEastAsia" w:hAnsi="Times New Roman" w:cs="Times New Roman"/>
          <w:sz w:val="28"/>
          <w:szCs w:val="28"/>
        </w:rPr>
        <w:t xml:space="preserve"> = 18</w:t>
      </w:r>
      <w:r w:rsidR="005A248B" w:rsidRPr="000E393D">
        <w:rPr>
          <w:rFonts w:ascii="Times New Roman" w:eastAsiaTheme="minorEastAsia" w:hAnsi="Times New Roman" w:cs="Times New Roman"/>
          <w:sz w:val="28"/>
          <w:szCs w:val="28"/>
        </w:rPr>
        <w:t>.44µA</w:t>
      </w:r>
    </w:p>
    <w:p w:rsidR="00183E7C" w:rsidRDefault="003904CF" w:rsidP="00183E7C">
      <w:pPr>
        <w:spacing w:after="0"/>
        <w:rPr>
          <w:rFonts w:ascii="Times New Roman" w:eastAsiaTheme="minorEastAsia" w:hAnsi="Times New Roman" w:cs="Times New Roman"/>
          <w:sz w:val="16"/>
          <w:szCs w:val="16"/>
        </w:rPr>
      </w:pPr>
      <w:r w:rsidRPr="00781FF5">
        <w:rPr>
          <w:rFonts w:ascii="Times New Roman" w:eastAsiaTheme="minorEastAsia" w:hAnsi="Times New Roman" w:cs="Times New Roman"/>
          <w:b/>
          <w:sz w:val="24"/>
          <w:szCs w:val="24"/>
        </w:rPr>
        <w:t>I</w:t>
      </w:r>
      <w:r w:rsidR="00781FF5" w:rsidRPr="00781FF5">
        <w:rPr>
          <w:rFonts w:ascii="Times New Roman" w:eastAsiaTheme="minorEastAsia" w:hAnsi="Times New Roman" w:cs="Times New Roman"/>
          <w:sz w:val="24"/>
          <w:szCs w:val="24"/>
        </w:rPr>
        <w:t>B</w:t>
      </w:r>
      <w:r w:rsidR="005A248B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5A248B" w:rsidRPr="000E393D">
        <w:rPr>
          <w:rFonts w:ascii="Times New Roman" w:eastAsiaTheme="minorEastAsia" w:hAnsi="Times New Roman" w:cs="Times New Roman"/>
          <w:sz w:val="28"/>
          <w:szCs w:val="28"/>
        </w:rPr>
        <w:t>18.44µA</w:t>
      </w:r>
      <w:r w:rsidRPr="00781FF5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3904CF" w:rsidRPr="00781FF5" w:rsidRDefault="009F235C" w:rsidP="00183E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235C">
        <w:rPr>
          <w:rFonts w:ascii="Times New Roman" w:hAnsi="Times New Roman" w:cs="Times New Roman"/>
          <w:noProof/>
          <w:sz w:val="24"/>
          <w:szCs w:val="24"/>
        </w:rPr>
        <w:pict>
          <v:shape id="_x0000_s1188" type="#_x0000_t88" style="position:absolute;margin-left:140.75pt;margin-top:12.4pt;width:7.35pt;height:63.45pt;z-index:251740160"/>
        </w:pict>
      </w:r>
      <w:r w:rsidRPr="009F235C">
        <w:rPr>
          <w:rFonts w:ascii="Times New Roman" w:hAnsi="Times New Roman" w:cs="Times New Roman"/>
          <w:noProof/>
          <w:sz w:val="24"/>
          <w:szCs w:val="24"/>
        </w:rPr>
        <w:pict>
          <v:shape id="_x0000_s1191" type="#_x0000_t88" style="position:absolute;margin-left:291.2pt;margin-top:12.4pt;width:7.35pt;height:63.45pt;z-index:251743232"/>
        </w:pict>
      </w:r>
    </w:p>
    <w:p w:rsidR="003904CF" w:rsidRPr="00781FF5" w:rsidRDefault="003904CF" w:rsidP="003904CF">
      <w:pPr>
        <w:rPr>
          <w:rFonts w:ascii="Times New Roman" w:hAnsi="Times New Roman" w:cs="Times New Roman"/>
          <w:sz w:val="24"/>
          <w:szCs w:val="24"/>
        </w:rPr>
      </w:pPr>
      <w:r w:rsidRPr="00781FF5">
        <w:rPr>
          <w:rFonts w:ascii="Times New Roman" w:hAnsi="Times New Roman" w:cs="Times New Roman"/>
          <w:sz w:val="24"/>
          <w:szCs w:val="24"/>
        </w:rPr>
        <w:t>Ǿ = VC–</w:t>
      </w:r>
      <w:r w:rsidRPr="00781FF5">
        <w:rPr>
          <w:rFonts w:ascii="Times New Roman" w:hAnsi="Times New Roman" w:cs="Times New Roman"/>
          <w:b/>
          <w:sz w:val="24"/>
          <w:szCs w:val="24"/>
        </w:rPr>
        <w:t xml:space="preserve"> V</w:t>
      </w:r>
      <w:r w:rsidRPr="00781FF5">
        <w:rPr>
          <w:rFonts w:ascii="Times New Roman" w:hAnsi="Times New Roman" w:cs="Times New Roman"/>
          <w:sz w:val="24"/>
          <w:szCs w:val="24"/>
        </w:rPr>
        <w:t xml:space="preserve">cc + </w:t>
      </w:r>
      <w:r w:rsidRPr="00682184">
        <w:rPr>
          <w:rFonts w:ascii="Times New Roman" w:hAnsi="Times New Roman" w:cs="Times New Roman"/>
          <w:sz w:val="24"/>
          <w:szCs w:val="24"/>
        </w:rPr>
        <w:t xml:space="preserve">ICRC </w:t>
      </w:r>
      <w:r w:rsidRPr="00781FF5">
        <w:rPr>
          <w:rFonts w:ascii="Times New Roman" w:hAnsi="Times New Roman" w:cs="Times New Roman"/>
          <w:sz w:val="24"/>
          <w:szCs w:val="24"/>
        </w:rPr>
        <w:t xml:space="preserve">     </w:t>
      </w:r>
      <w:r w:rsidRPr="00781FF5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781FF5">
        <w:rPr>
          <w:rFonts w:ascii="Times New Roman" w:hAnsi="Times New Roman" w:cs="Times New Roman"/>
          <w:b/>
          <w:sz w:val="24"/>
          <w:szCs w:val="24"/>
        </w:rPr>
        <w:t>V</w:t>
      </w:r>
      <w:r w:rsidRPr="00781FF5">
        <w:rPr>
          <w:rFonts w:ascii="Times New Roman" w:hAnsi="Times New Roman" w:cs="Times New Roman"/>
          <w:sz w:val="24"/>
          <w:szCs w:val="24"/>
        </w:rPr>
        <w:t xml:space="preserve">C = </w:t>
      </w:r>
      <w:r w:rsidRPr="00781FF5">
        <w:rPr>
          <w:rFonts w:ascii="Times New Roman" w:hAnsi="Times New Roman" w:cs="Times New Roman"/>
          <w:b/>
          <w:sz w:val="24"/>
          <w:szCs w:val="24"/>
        </w:rPr>
        <w:t>V</w:t>
      </w:r>
      <w:r w:rsidRPr="00781FF5">
        <w:rPr>
          <w:rFonts w:ascii="Times New Roman" w:hAnsi="Times New Roman" w:cs="Times New Roman"/>
          <w:sz w:val="24"/>
          <w:szCs w:val="24"/>
        </w:rPr>
        <w:t xml:space="preserve">cc – </w:t>
      </w:r>
      <w:r w:rsidRPr="00682184">
        <w:rPr>
          <w:rFonts w:ascii="Times New Roman" w:hAnsi="Times New Roman" w:cs="Times New Roman"/>
          <w:sz w:val="24"/>
          <w:szCs w:val="24"/>
        </w:rPr>
        <w:t xml:space="preserve">ICRC </w:t>
      </w:r>
      <w:r w:rsidRPr="00781FF5">
        <w:rPr>
          <w:rFonts w:ascii="Times New Roman" w:hAnsi="Times New Roman" w:cs="Times New Roman"/>
          <w:sz w:val="24"/>
          <w:szCs w:val="24"/>
        </w:rPr>
        <w:tab/>
      </w:r>
      <w:r w:rsidRPr="00781FF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5B71E5">
        <w:rPr>
          <w:rFonts w:ascii="Times New Roman" w:hAnsi="Times New Roman" w:cs="Times New Roman"/>
          <w:sz w:val="24"/>
          <w:szCs w:val="24"/>
        </w:rPr>
        <w:t xml:space="preserve">   </w:t>
      </w:r>
      <w:r w:rsidRPr="00781FF5">
        <w:rPr>
          <w:rFonts w:ascii="Times New Roman" w:hAnsi="Times New Roman" w:cs="Times New Roman"/>
          <w:b/>
          <w:sz w:val="24"/>
          <w:szCs w:val="24"/>
        </w:rPr>
        <w:t>V</w:t>
      </w:r>
      <w:r w:rsidRPr="00781FF5">
        <w:rPr>
          <w:rFonts w:ascii="Times New Roman" w:hAnsi="Times New Roman" w:cs="Times New Roman"/>
          <w:sz w:val="24"/>
          <w:szCs w:val="24"/>
        </w:rPr>
        <w:t>C = +</w:t>
      </w:r>
      <w:r w:rsidR="008D087B">
        <w:rPr>
          <w:rFonts w:ascii="Times New Roman" w:hAnsi="Times New Roman" w:cs="Times New Roman"/>
          <w:sz w:val="24"/>
          <w:szCs w:val="24"/>
        </w:rPr>
        <w:t>16.709</w:t>
      </w:r>
      <w:r w:rsidRPr="00781FF5">
        <w:rPr>
          <w:rFonts w:ascii="Times New Roman" w:hAnsi="Times New Roman" w:cs="Times New Roman"/>
          <w:sz w:val="24"/>
          <w:szCs w:val="24"/>
        </w:rPr>
        <w:t xml:space="preserve">v   </w:t>
      </w:r>
    </w:p>
    <w:p w:rsidR="003904CF" w:rsidRDefault="003904CF" w:rsidP="003904CF">
      <w:pPr>
        <w:rPr>
          <w:rFonts w:ascii="Times New Roman" w:hAnsi="Times New Roman" w:cs="Times New Roman"/>
          <w:sz w:val="24"/>
          <w:szCs w:val="24"/>
        </w:rPr>
      </w:pPr>
      <w:r w:rsidRPr="00781FF5">
        <w:rPr>
          <w:rFonts w:ascii="Times New Roman" w:hAnsi="Times New Roman" w:cs="Times New Roman"/>
          <w:b/>
          <w:sz w:val="24"/>
          <w:szCs w:val="24"/>
        </w:rPr>
        <w:t>V</w:t>
      </w:r>
      <w:r w:rsidRPr="00781FF5">
        <w:rPr>
          <w:rFonts w:ascii="Times New Roman" w:hAnsi="Times New Roman" w:cs="Times New Roman"/>
          <w:sz w:val="24"/>
          <w:szCs w:val="24"/>
        </w:rPr>
        <w:t>C = 20 – (1.</w:t>
      </w:r>
      <w:r w:rsidR="00183E7C">
        <w:rPr>
          <w:rFonts w:ascii="Times New Roman" w:hAnsi="Times New Roman" w:cs="Times New Roman"/>
          <w:sz w:val="24"/>
          <w:szCs w:val="24"/>
        </w:rPr>
        <w:t>496</w:t>
      </w:r>
      <w:r w:rsidRPr="00781FF5">
        <w:rPr>
          <w:rFonts w:ascii="Times New Roman" w:hAnsi="Times New Roman" w:cs="Times New Roman"/>
          <w:sz w:val="24"/>
          <w:szCs w:val="24"/>
        </w:rPr>
        <w:t>mA</w:t>
      </w:r>
      <w:r w:rsidR="00183E7C">
        <w:rPr>
          <w:rFonts w:ascii="Times New Roman" w:hAnsi="Times New Roman" w:cs="Times New Roman"/>
          <w:sz w:val="24"/>
          <w:szCs w:val="24"/>
        </w:rPr>
        <w:t>) (2.2</w:t>
      </w:r>
      <w:r>
        <w:rPr>
          <w:rFonts w:ascii="Times New Roman" w:hAnsi="Times New Roman" w:cs="Times New Roman"/>
          <w:sz w:val="24"/>
          <w:szCs w:val="24"/>
        </w:rPr>
        <w:t xml:space="preserve">k)     </w:t>
      </w:r>
      <w:r w:rsidRPr="00481B96">
        <w:rPr>
          <w:rFonts w:ascii="Times New Roman" w:hAnsi="Times New Roman" w:cs="Times New Roman"/>
          <w:b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481B96">
        <w:rPr>
          <w:rFonts w:ascii="Times New Roman" w:hAnsi="Times New Roman" w:cs="Times New Roman"/>
          <w:sz w:val="24"/>
          <w:szCs w:val="24"/>
        </w:rPr>
        <w:t xml:space="preserve"> = </w:t>
      </w:r>
      <w:r w:rsidR="00183E7C">
        <w:rPr>
          <w:rFonts w:ascii="Times New Roman" w:hAnsi="Times New Roman" w:cs="Times New Roman"/>
          <w:sz w:val="24"/>
          <w:szCs w:val="24"/>
        </w:rPr>
        <w:t xml:space="preserve">20 – </w:t>
      </w:r>
      <w:r w:rsidR="00AF5680">
        <w:rPr>
          <w:rFonts w:ascii="Times New Roman" w:hAnsi="Times New Roman" w:cs="Times New Roman"/>
          <w:sz w:val="24"/>
          <w:szCs w:val="24"/>
        </w:rPr>
        <w:t>3.291</w:t>
      </w:r>
      <w:r>
        <w:rPr>
          <w:rFonts w:ascii="Times New Roman" w:hAnsi="Times New Roman" w:cs="Times New Roman"/>
          <w:sz w:val="24"/>
          <w:szCs w:val="24"/>
        </w:rPr>
        <w:t>= +</w:t>
      </w:r>
      <w:r w:rsidR="008D087B">
        <w:rPr>
          <w:rFonts w:ascii="Times New Roman" w:hAnsi="Times New Roman" w:cs="Times New Roman"/>
          <w:sz w:val="24"/>
          <w:szCs w:val="24"/>
        </w:rPr>
        <w:t>16.709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481B96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3904CF" w:rsidRDefault="003904CF" w:rsidP="003904CF">
      <w:pPr>
        <w:rPr>
          <w:sz w:val="10"/>
          <w:szCs w:val="10"/>
        </w:rPr>
      </w:pPr>
      <w:r w:rsidRPr="00F840FA">
        <w:t xml:space="preserve">               </w:t>
      </w:r>
      <w:r w:rsidR="009F235C" w:rsidRPr="009F235C">
        <w:rPr>
          <w:noProof/>
        </w:rPr>
        <w:pict>
          <v:rect id="_x0000_s1189" style="position:absolute;margin-left:268.6pt;margin-top:11.6pt;width:212.95pt;height:87.9pt;z-index:251741184;mso-position-horizontal-relative:text;mso-position-vertical-relative:text" strokecolor="white [3212]">
            <v:textbox style="mso-next-textbox:#_x0000_s1189">
              <w:txbxContent>
                <w:p w:rsidR="008E79BA" w:rsidRDefault="008E79BA" w:rsidP="005B71E5">
                  <w:pPr>
                    <w:spacing w:after="0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</w:pPr>
                </w:p>
                <w:p w:rsidR="008E79BA" w:rsidRPr="00B63D34" w:rsidRDefault="008E79BA" w:rsidP="005B71E5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</w:pPr>
                  <w:r w:rsidRPr="00A76C05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>I</w:t>
                  </w:r>
                  <w:r w:rsidRPr="00A76C05">
                    <w:rPr>
                      <w:rFonts w:ascii="Times New Roman" w:hAnsi="Times New Roman" w:cs="Times New Roman"/>
                      <w:sz w:val="28"/>
                      <w:szCs w:val="28"/>
                      <w:lang w:val="es-ES"/>
                    </w:rPr>
                    <w:t xml:space="preserve">E=  </w:t>
                  </w:r>
                  <w:r w:rsidRPr="00B63D34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s-ES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es-ES"/>
                          </w:rPr>
                          <m:t>E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es-ES"/>
                          </w:rPr>
                          <m:t>E</m:t>
                        </m:r>
                      </m:den>
                    </m:f>
                  </m:oMath>
                  <w:r w:rsidRPr="00B63D34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 xml:space="preserve"> 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es-ES"/>
                          </w:rPr>
                          <m:t>2.992V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es-ES"/>
                          </w:rPr>
                          <m:t>2K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 xml:space="preserve"> = 1.4959</w:t>
                  </w:r>
                  <w:r w:rsidRPr="00B63D34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mA</w:t>
                  </w:r>
                </w:p>
                <w:p w:rsidR="008E79BA" w:rsidRPr="00B63D34" w:rsidRDefault="008E79BA" w:rsidP="005B71E5">
                  <w:pPr>
                    <w:spacing w:after="0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ES"/>
                    </w:rPr>
                  </w:pPr>
                </w:p>
                <w:p w:rsidR="008E79BA" w:rsidRPr="008A5526" w:rsidRDefault="008E79BA" w:rsidP="005B71E5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lang w:val="es-ES"/>
                    </w:rPr>
                  </w:pPr>
                  <w:r w:rsidRPr="008A5526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>I</w:t>
                  </w:r>
                  <w:r w:rsidRPr="008A5526">
                    <w:rPr>
                      <w:rFonts w:ascii="Times New Roman" w:hAnsi="Times New Roman" w:cs="Times New Roman"/>
                      <w:sz w:val="28"/>
                      <w:szCs w:val="28"/>
                      <w:lang w:val="es-ES"/>
                    </w:rPr>
                    <w:t xml:space="preserve">E= </w:t>
                  </w:r>
                  <w:r w:rsidRPr="008A5526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>I</w:t>
                  </w:r>
                  <w:r w:rsidRPr="008A5526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C</w:t>
                  </w:r>
                  <w:r w:rsidRPr="008A5526">
                    <w:rPr>
                      <w:rFonts w:ascii="Times New Roman" w:hAnsi="Times New Roman" w:cs="Times New Roman"/>
                      <w:sz w:val="28"/>
                      <w:szCs w:val="28"/>
                      <w:lang w:val="es-ES"/>
                    </w:rPr>
                    <w:t xml:space="preserve">= </w:t>
                  </w:r>
                  <w:r w:rsidRPr="008A5526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1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.4</w:t>
                  </w:r>
                  <w:r w:rsidRPr="008A5526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 xml:space="preserve">96mA </w:t>
                  </w:r>
                </w:p>
                <w:p w:rsidR="008E79BA" w:rsidRPr="005B71E5" w:rsidRDefault="008E79BA" w:rsidP="0035785A">
                  <w:pPr>
                    <w:rPr>
                      <w:lang w:val="es-ES"/>
                    </w:rPr>
                  </w:pPr>
                </w:p>
              </w:txbxContent>
            </v:textbox>
          </v:rect>
        </w:pict>
      </w:r>
      <w:r w:rsidRPr="00F840FA">
        <w:t xml:space="preserve"> </w:t>
      </w:r>
    </w:p>
    <w:p w:rsidR="003904CF" w:rsidRPr="00433A61" w:rsidRDefault="003904CF" w:rsidP="003904CF">
      <w:r w:rsidRPr="00F840FA">
        <w:t xml:space="preserve">                             </w:t>
      </w:r>
      <w:r w:rsidR="009F235C">
        <w:rPr>
          <w:noProof/>
        </w:rPr>
        <w:pict>
          <v:shape id="_x0000_s1179" type="#_x0000_t32" style="position:absolute;margin-left:211.75pt;margin-top:2pt;width:0;height:25.6pt;z-index:251730944;mso-position-horizontal-relative:text;mso-position-vertical-relative:text" o:connectortype="straight"/>
        </w:pict>
      </w:r>
      <w:r w:rsidRPr="00F840FA">
        <w:tab/>
      </w:r>
      <w:r w:rsidRPr="00F840FA">
        <w:tab/>
        <w:t xml:space="preserve">     </w:t>
      </w:r>
      <w:r w:rsidRPr="00F840FA">
        <w:tab/>
        <w:t xml:space="preserve"> </w:t>
      </w:r>
      <w:r w:rsidRPr="00433A61">
        <w:rPr>
          <w:rFonts w:ascii="Times New Roman" w:hAnsi="Times New Roman" w:cs="Times New Roman"/>
          <w:b/>
        </w:rPr>
        <w:t>I</w:t>
      </w:r>
      <w:r w:rsidRPr="00433A61">
        <w:t>C</w:t>
      </w:r>
      <w:r w:rsidRPr="00433A61">
        <w:tab/>
      </w:r>
      <w:r w:rsidRPr="00433A61">
        <w:tab/>
      </w:r>
      <w:r w:rsidRPr="00433A61">
        <w:tab/>
      </w:r>
      <w:r w:rsidRPr="00433A61">
        <w:tab/>
        <w:t xml:space="preserve"> </w:t>
      </w:r>
    </w:p>
    <w:p w:rsidR="003904CF" w:rsidRPr="000E393D" w:rsidRDefault="009F235C" w:rsidP="003904CF">
      <w:pPr>
        <w:rPr>
          <w:lang w:val="es-ES"/>
        </w:rPr>
      </w:pPr>
      <w:r>
        <w:rPr>
          <w:noProof/>
        </w:rPr>
        <w:pict>
          <v:oval id="_x0000_s1187" style="position:absolute;margin-left:195.05pt;margin-top:6.95pt;width:34.55pt;height:33.5pt;z-index:251739136" strokecolor="white [3212]">
            <v:textbox style="mso-next-textbox:#_x0000_s1187">
              <w:txbxContent>
                <w:p w:rsidR="008E79BA" w:rsidRPr="009528B1" w:rsidRDefault="008E79BA" w:rsidP="003904CF">
                  <w:pPr>
                    <w:spacing w:after="0"/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9528B1">
                    <w:rPr>
                      <w:rFonts w:ascii="Times New Roman" w:hAnsi="Times New Roman" w:cs="Times New Roman"/>
                      <w:sz w:val="36"/>
                      <w:szCs w:val="36"/>
                    </w:rPr>
                    <w:t>Q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84" type="#_x0000_t32" style="position:absolute;margin-left:90.3pt;margin-top:2.15pt;width:0;height:25.6pt;z-index:251736064" o:connectortype="straight"/>
        </w:pict>
      </w:r>
      <w:r>
        <w:rPr>
          <w:noProof/>
        </w:rPr>
        <w:pict>
          <v:shape id="_x0000_s1181" type="#_x0000_t32" style="position:absolute;margin-left:189.15pt;margin-top:14.15pt;width:0;height:25.6pt;z-index:251732992" o:connectortype="straight"/>
        </w:pict>
      </w:r>
      <w:r>
        <w:rPr>
          <w:noProof/>
        </w:rPr>
        <w:pict>
          <v:shape id="_x0000_s1180" type="#_x0000_t32" style="position:absolute;margin-left:189.15pt;margin-top:2.15pt;width:22.7pt;height:16.5pt;flip:y;z-index:251731968" o:connectortype="straight"/>
        </w:pict>
      </w:r>
      <w:r w:rsidR="003904CF" w:rsidRPr="008E79BA">
        <w:rPr>
          <w:lang w:val="es-ES"/>
        </w:rPr>
        <w:tab/>
        <w:t xml:space="preserve">                       </w:t>
      </w:r>
      <w:r w:rsidR="003904CF" w:rsidRPr="000E393D">
        <w:rPr>
          <w:rFonts w:ascii="Times New Roman" w:hAnsi="Times New Roman" w:cs="Times New Roman"/>
          <w:b/>
          <w:lang w:val="es-ES"/>
        </w:rPr>
        <w:t>I</w:t>
      </w:r>
      <w:r w:rsidR="003904CF" w:rsidRPr="000E393D">
        <w:rPr>
          <w:lang w:val="es-ES"/>
        </w:rPr>
        <w:t>B</w:t>
      </w:r>
      <w:r w:rsidR="003904CF" w:rsidRPr="000E393D">
        <w:rPr>
          <w:lang w:val="es-ES"/>
        </w:rPr>
        <w:tab/>
      </w:r>
      <w:r w:rsidR="003904CF" w:rsidRPr="000E393D">
        <w:rPr>
          <w:lang w:val="es-ES"/>
        </w:rPr>
        <w:tab/>
      </w:r>
      <w:r w:rsidR="003904CF" w:rsidRPr="000E393D">
        <w:rPr>
          <w:lang w:val="es-ES"/>
        </w:rPr>
        <w:tab/>
      </w:r>
      <w:r w:rsidR="003904CF" w:rsidRPr="000E393D">
        <w:rPr>
          <w:lang w:val="es-ES"/>
        </w:rPr>
        <w:tab/>
      </w:r>
      <w:r w:rsidR="003904CF" w:rsidRPr="000E393D">
        <w:rPr>
          <w:lang w:val="es-ES"/>
        </w:rPr>
        <w:tab/>
      </w:r>
      <w:r w:rsidR="003904CF" w:rsidRPr="000E393D">
        <w:rPr>
          <w:lang w:val="es-ES"/>
        </w:rPr>
        <w:tab/>
        <w:t xml:space="preserve">      </w:t>
      </w:r>
    </w:p>
    <w:p w:rsidR="003904CF" w:rsidRPr="000E393D" w:rsidRDefault="009F235C" w:rsidP="003904CF">
      <w:pPr>
        <w:tabs>
          <w:tab w:val="left" w:pos="1660"/>
          <w:tab w:val="left" w:pos="2160"/>
          <w:tab w:val="left" w:pos="2880"/>
          <w:tab w:val="left" w:pos="5553"/>
        </w:tabs>
        <w:rPr>
          <w:lang w:val="es-ES"/>
        </w:rPr>
      </w:pPr>
      <w:r>
        <w:rPr>
          <w:noProof/>
        </w:rPr>
        <w:pict>
          <v:shape id="_x0000_s1186" type="#_x0000_t32" style="position:absolute;margin-left:211.7pt;margin-top:18pt;width:.15pt;height:37.15pt;z-index:251738112" o:connectortype="straight">
            <v:stroke endarrow="block"/>
          </v:shape>
        </w:pict>
      </w:r>
      <w:r>
        <w:rPr>
          <w:noProof/>
        </w:rPr>
        <w:pict>
          <v:shape id="_x0000_s1185" type="#_x0000_t32" style="position:absolute;margin-left:189.2pt;margin-top:8.6pt;width:22.55pt;height:9.4pt;z-index:251737088" o:connectortype="straight">
            <v:stroke endarrow="block"/>
          </v:shape>
        </w:pict>
      </w:r>
      <w:r>
        <w:rPr>
          <w:noProof/>
        </w:rPr>
        <w:pict>
          <v:shape id="_x0000_s1183" type="#_x0000_t32" style="position:absolute;margin-left:90.3pt;margin-top:1.7pt;width:39.1pt;height:0;z-index:251735040" o:connectortype="straight">
            <v:stroke endarrow="block"/>
          </v:shape>
        </w:pict>
      </w:r>
      <w:r>
        <w:rPr>
          <w:noProof/>
        </w:rPr>
        <w:pict>
          <v:shape id="_x0000_s1182" type="#_x0000_t32" style="position:absolute;margin-left:129.35pt;margin-top:1.55pt;width:59.75pt;height:0;z-index:251734016" o:connectortype="straight"/>
        </w:pict>
      </w:r>
      <w:r w:rsidR="003904CF" w:rsidRPr="000E393D">
        <w:rPr>
          <w:lang w:val="es-ES"/>
        </w:rPr>
        <w:tab/>
      </w:r>
      <w:r w:rsidR="003904CF" w:rsidRPr="000E393D">
        <w:rPr>
          <w:lang w:val="es-ES"/>
        </w:rPr>
        <w:tab/>
      </w:r>
      <w:r w:rsidR="003904CF" w:rsidRPr="000E393D">
        <w:rPr>
          <w:lang w:val="es-ES"/>
        </w:rPr>
        <w:tab/>
      </w:r>
      <w:r w:rsidR="003904CF" w:rsidRPr="000E393D">
        <w:rPr>
          <w:noProof/>
          <w:lang w:val="es-ES"/>
        </w:rPr>
        <w:t xml:space="preserve"> </w:t>
      </w:r>
      <w:r w:rsidR="003904CF" w:rsidRPr="000E393D">
        <w:rPr>
          <w:lang w:val="es-ES"/>
        </w:rPr>
        <w:t xml:space="preserve">                                     </w:t>
      </w:r>
    </w:p>
    <w:p w:rsidR="003904CF" w:rsidRPr="00A03576" w:rsidRDefault="003904CF" w:rsidP="003904CF">
      <w:pPr>
        <w:tabs>
          <w:tab w:val="left" w:pos="3929"/>
        </w:tabs>
        <w:ind w:left="2160" w:firstLine="720"/>
        <w:rPr>
          <w:lang w:val="es-ES"/>
        </w:rPr>
      </w:pPr>
      <w:r w:rsidRPr="000E393D">
        <w:rPr>
          <w:noProof/>
          <w:lang w:val="es-ES"/>
        </w:rPr>
        <w:tab/>
        <w:t xml:space="preserve">       </w:t>
      </w:r>
      <w:r w:rsidRPr="00A03576">
        <w:rPr>
          <w:rFonts w:ascii="Times New Roman" w:hAnsi="Times New Roman" w:cs="Times New Roman"/>
          <w:b/>
          <w:lang w:val="es-ES"/>
        </w:rPr>
        <w:t>I</w:t>
      </w:r>
      <w:r w:rsidRPr="00A03576">
        <w:rPr>
          <w:lang w:val="es-ES"/>
        </w:rPr>
        <w:t>E</w:t>
      </w:r>
      <w:r w:rsidRPr="00A03576">
        <w:rPr>
          <w:rFonts w:ascii="Times New Roman" w:hAnsi="Times New Roman" w:cs="Times New Roman"/>
          <w:b/>
          <w:lang w:val="es-ES"/>
        </w:rPr>
        <w:tab/>
        <w:t xml:space="preserve">      </w:t>
      </w:r>
    </w:p>
    <w:p w:rsidR="00CF0642" w:rsidRDefault="00CF0642" w:rsidP="003E5072">
      <w:pPr>
        <w:tabs>
          <w:tab w:val="left" w:pos="1553"/>
        </w:tabs>
        <w:spacing w:after="0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CF0642" w:rsidRDefault="00CF0642" w:rsidP="003E5072">
      <w:pPr>
        <w:tabs>
          <w:tab w:val="left" w:pos="1553"/>
        </w:tabs>
        <w:spacing w:after="0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8D087B" w:rsidRDefault="009F235C" w:rsidP="003E5072">
      <w:pPr>
        <w:tabs>
          <w:tab w:val="left" w:pos="1553"/>
        </w:tabs>
        <w:spacing w:after="0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roundrect id="_x0000_s1144" style="position:absolute;margin-left:238.25pt;margin-top:.6pt;width:257pt;height:201.45pt;z-index:251698176" arcsize="10923f" strokecolor="white [3212]">
            <v:textbox style="mso-next-textbox:#_x0000_s1144">
              <w:txbxContent>
                <w:p w:rsidR="008E79BA" w:rsidRPr="00BF49F4" w:rsidRDefault="008E79BA" w:rsidP="006B4D75">
                  <w:pP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BF49F4">
                    <w:rPr>
                      <w:sz w:val="28"/>
                      <w:szCs w:val="28"/>
                    </w:rPr>
                    <w:t xml:space="preserve">DQ= </w:t>
                  </w:r>
                  <w:r w:rsidRPr="00BF49F4">
                    <w:rPr>
                      <w:b/>
                      <w:sz w:val="28"/>
                      <w:szCs w:val="28"/>
                    </w:rPr>
                    <w:t>V</w:t>
                  </w:r>
                  <w:r w:rsidRPr="00BF49F4">
                    <w:rPr>
                      <w:sz w:val="28"/>
                      <w:szCs w:val="28"/>
                    </w:rPr>
                    <w:t>CEQ *</w:t>
                  </w:r>
                  <w:r w:rsidRPr="00BF49F4">
                    <w:rPr>
                      <w:b/>
                      <w:sz w:val="28"/>
                      <w:szCs w:val="28"/>
                    </w:rPr>
                    <w:t>I</w:t>
                  </w:r>
                  <w:r>
                    <w:rPr>
                      <w:sz w:val="28"/>
                      <w:szCs w:val="28"/>
                    </w:rPr>
                    <w:t>CQ = 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13.717</w:t>
                  </w:r>
                  <w:r>
                    <w:rPr>
                      <w:sz w:val="28"/>
                      <w:szCs w:val="28"/>
                    </w:rPr>
                    <w:t>) (</w:t>
                  </w:r>
                  <w:r w:rsidRPr="008A5526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1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.4</w:t>
                  </w:r>
                  <w:r w:rsidRPr="008A5526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96mA</w:t>
                  </w:r>
                  <w:r w:rsidRPr="00BF49F4">
                    <w:rPr>
                      <w:sz w:val="28"/>
                      <w:szCs w:val="28"/>
                    </w:rPr>
                    <w:t>)</w:t>
                  </w:r>
                </w:p>
                <w:p w:rsidR="008E79BA" w:rsidRPr="00BF49F4" w:rsidRDefault="008E79BA" w:rsidP="006B4D75">
                  <w:pP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>
                    <w:rPr>
                      <w:sz w:val="28"/>
                      <w:szCs w:val="28"/>
                    </w:rPr>
                    <w:t>DQ= 20.5207</w:t>
                  </w:r>
                  <w:r w:rsidRPr="00BF49F4">
                    <w:rPr>
                      <w:sz w:val="28"/>
                      <w:szCs w:val="28"/>
                    </w:rPr>
                    <w:t>mW</w:t>
                  </w:r>
                </w:p>
                <w:p w:rsidR="008E79BA" w:rsidRPr="00CE28B0" w:rsidRDefault="008E79BA" w:rsidP="006B4D75">
                  <w:pPr>
                    <w:tabs>
                      <w:tab w:val="left" w:pos="1553"/>
                    </w:tabs>
                    <w:spacing w:after="0"/>
                    <w:rPr>
                      <w:sz w:val="16"/>
                      <w:szCs w:val="16"/>
                    </w:rPr>
                  </w:pPr>
                </w:p>
                <w:p w:rsidR="008E79BA" w:rsidRDefault="008E79BA" w:rsidP="006B4D75">
                  <w:pP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BF49F4">
                    <w:rPr>
                      <w:sz w:val="28"/>
                      <w:szCs w:val="28"/>
                    </w:rPr>
                    <w:t xml:space="preserve">DC= </w:t>
                  </w:r>
                  <w:r w:rsidRPr="00BF49F4">
                    <w:rPr>
                      <w:b/>
                      <w:sz w:val="28"/>
                      <w:szCs w:val="28"/>
                    </w:rPr>
                    <w:t>V</w:t>
                  </w:r>
                  <w:r w:rsidRPr="00BF49F4">
                    <w:rPr>
                      <w:sz w:val="28"/>
                      <w:szCs w:val="28"/>
                    </w:rPr>
                    <w:t xml:space="preserve">cc * </w:t>
                  </w: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I</w:t>
                  </w:r>
                  <w:r w:rsidRPr="00BF49F4">
                    <w:rPr>
                      <w:sz w:val="28"/>
                      <w:szCs w:val="28"/>
                    </w:rPr>
                    <w:t>DC</w:t>
                  </w:r>
                  <w:r>
                    <w:rPr>
                      <w:sz w:val="28"/>
                      <w:szCs w:val="28"/>
                    </w:rPr>
                    <w:t>= (20) (</w:t>
                  </w:r>
                  <w:r w:rsidRPr="000E393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1.496mA</w:t>
                  </w:r>
                  <w:r>
                    <w:rPr>
                      <w:sz w:val="28"/>
                      <w:szCs w:val="28"/>
                    </w:rPr>
                    <w:t>)</w:t>
                  </w:r>
                </w:p>
                <w:p w:rsidR="008E79BA" w:rsidRDefault="008E79BA" w:rsidP="006B4D75">
                  <w:pP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BF49F4">
                    <w:rPr>
                      <w:sz w:val="28"/>
                      <w:szCs w:val="28"/>
                    </w:rPr>
                    <w:t>DC=</w:t>
                  </w:r>
                  <w:r>
                    <w:rPr>
                      <w:sz w:val="28"/>
                      <w:szCs w:val="28"/>
                    </w:rPr>
                    <w:t xml:space="preserve"> 29.92mw</w:t>
                  </w:r>
                </w:p>
                <w:p w:rsidR="008E79BA" w:rsidRPr="00CE28B0" w:rsidRDefault="008E79BA" w:rsidP="006B4D75">
                  <w:pPr>
                    <w:tabs>
                      <w:tab w:val="left" w:pos="1553"/>
                    </w:tabs>
                    <w:spacing w:after="0"/>
                    <w:rPr>
                      <w:sz w:val="16"/>
                      <w:szCs w:val="16"/>
                    </w:rPr>
                  </w:pPr>
                </w:p>
                <w:p w:rsidR="008E79BA" w:rsidRPr="00BF49F4" w:rsidRDefault="008E79BA" w:rsidP="00AC2F87">
                  <w:pP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</w:p>
                <w:p w:rsidR="008E79BA" w:rsidRDefault="008E79BA"/>
              </w:txbxContent>
            </v:textbox>
          </v:roundrect>
        </w:pict>
      </w:r>
    </w:p>
    <w:p w:rsidR="00D216E6" w:rsidRPr="00B54DA5" w:rsidRDefault="00C8202C" w:rsidP="003E5072">
      <w:pPr>
        <w:tabs>
          <w:tab w:val="left" w:pos="1553"/>
        </w:tabs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Pr="00B54DA5">
        <w:rPr>
          <w:sz w:val="24"/>
          <w:szCs w:val="24"/>
          <w:lang w:val="es-ES"/>
        </w:rPr>
        <w:t>CE=</w:t>
      </w:r>
      <w:r w:rsidR="00B114AD" w:rsidRPr="00B54DA5">
        <w:rPr>
          <w:sz w:val="24"/>
          <w:szCs w:val="24"/>
          <w:lang w:val="es-ES"/>
        </w:rPr>
        <w:t xml:space="preserve">  </w:t>
      </w:r>
      <w:r w:rsidR="00B114AD"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="00B114AD" w:rsidRPr="00B54DA5">
        <w:rPr>
          <w:sz w:val="24"/>
          <w:szCs w:val="24"/>
          <w:lang w:val="es-ES"/>
        </w:rPr>
        <w:t xml:space="preserve">C </w:t>
      </w:r>
      <w:r w:rsidR="004D758D" w:rsidRPr="00B54DA5">
        <w:rPr>
          <w:sz w:val="24"/>
          <w:szCs w:val="24"/>
          <w:lang w:val="es-ES"/>
        </w:rPr>
        <w:t>–</w:t>
      </w:r>
      <w:r w:rsidR="00B114AD" w:rsidRPr="00B54DA5">
        <w:rPr>
          <w:sz w:val="24"/>
          <w:szCs w:val="24"/>
          <w:lang w:val="es-ES"/>
        </w:rPr>
        <w:t xml:space="preserve"> </w:t>
      </w:r>
      <w:r w:rsidR="00B114AD"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="00B114AD" w:rsidRPr="00B54DA5">
        <w:rPr>
          <w:sz w:val="24"/>
          <w:szCs w:val="24"/>
          <w:lang w:val="es-ES"/>
        </w:rPr>
        <w:t>E</w:t>
      </w:r>
      <w:r w:rsidR="004D758D" w:rsidRPr="00B54DA5">
        <w:rPr>
          <w:sz w:val="24"/>
          <w:szCs w:val="24"/>
          <w:lang w:val="es-ES"/>
        </w:rPr>
        <w:t xml:space="preserve"> = </w:t>
      </w:r>
      <w:r w:rsidR="00F5074C">
        <w:rPr>
          <w:rFonts w:ascii="Times New Roman" w:hAnsi="Times New Roman" w:cs="Times New Roman"/>
          <w:sz w:val="24"/>
          <w:szCs w:val="24"/>
          <w:lang w:val="es-ES"/>
        </w:rPr>
        <w:t>16.709v - 2.992</w:t>
      </w:r>
      <w:r w:rsidR="00A5339E" w:rsidRPr="00B54DA5">
        <w:rPr>
          <w:rFonts w:ascii="Times New Roman" w:hAnsi="Times New Roman" w:cs="Times New Roman"/>
          <w:sz w:val="24"/>
          <w:szCs w:val="24"/>
          <w:lang w:val="es-ES"/>
        </w:rPr>
        <w:t xml:space="preserve">v = </w:t>
      </w:r>
      <w:r w:rsidR="00F5074C">
        <w:rPr>
          <w:rFonts w:ascii="Times New Roman" w:hAnsi="Times New Roman" w:cs="Times New Roman"/>
          <w:sz w:val="24"/>
          <w:szCs w:val="24"/>
          <w:lang w:val="es-ES"/>
        </w:rPr>
        <w:t>13.7171</w:t>
      </w:r>
      <w:r w:rsidR="00434986" w:rsidRPr="00B54DA5">
        <w:rPr>
          <w:rFonts w:ascii="Times New Roman" w:hAnsi="Times New Roman" w:cs="Times New Roman"/>
          <w:sz w:val="24"/>
          <w:szCs w:val="24"/>
          <w:lang w:val="es-ES"/>
        </w:rPr>
        <w:t>v</w:t>
      </w:r>
    </w:p>
    <w:p w:rsidR="00596E7F" w:rsidRDefault="00E801B8" w:rsidP="003E5072">
      <w:pPr>
        <w:tabs>
          <w:tab w:val="left" w:pos="1553"/>
        </w:tabs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Pr="00B54DA5">
        <w:rPr>
          <w:sz w:val="24"/>
          <w:szCs w:val="24"/>
          <w:lang w:val="es-ES"/>
        </w:rPr>
        <w:t>CE=  +</w:t>
      </w:r>
      <w:r w:rsidR="00F5074C">
        <w:rPr>
          <w:rFonts w:ascii="Times New Roman" w:hAnsi="Times New Roman" w:cs="Times New Roman"/>
          <w:sz w:val="24"/>
          <w:szCs w:val="24"/>
          <w:lang w:val="es-ES"/>
        </w:rPr>
        <w:t>13.717</w:t>
      </w:r>
      <w:r w:rsidRPr="00B54DA5">
        <w:rPr>
          <w:rFonts w:ascii="Times New Roman" w:hAnsi="Times New Roman" w:cs="Times New Roman"/>
          <w:sz w:val="24"/>
          <w:szCs w:val="24"/>
          <w:lang w:val="es-ES"/>
        </w:rPr>
        <w:t>V</w:t>
      </w:r>
    </w:p>
    <w:p w:rsidR="00CF0642" w:rsidRDefault="00CF0642" w:rsidP="003E5072">
      <w:pPr>
        <w:tabs>
          <w:tab w:val="left" w:pos="1553"/>
        </w:tabs>
        <w:spacing w:after="0"/>
        <w:rPr>
          <w:rFonts w:ascii="Times New Roman" w:hAnsi="Times New Roman" w:cs="Times New Roman"/>
          <w:sz w:val="24"/>
          <w:szCs w:val="24"/>
          <w:lang w:val="es-ES"/>
        </w:rPr>
      </w:pPr>
    </w:p>
    <w:p w:rsidR="00CF0642" w:rsidRPr="00B54DA5" w:rsidRDefault="00CF0642" w:rsidP="003E5072">
      <w:pPr>
        <w:tabs>
          <w:tab w:val="left" w:pos="1553"/>
        </w:tabs>
        <w:spacing w:after="0"/>
        <w:rPr>
          <w:rFonts w:ascii="Times New Roman" w:hAnsi="Times New Roman" w:cs="Times New Roman"/>
          <w:sz w:val="24"/>
          <w:szCs w:val="24"/>
          <w:lang w:val="es-ES"/>
        </w:rPr>
      </w:pPr>
    </w:p>
    <w:p w:rsidR="00C8202C" w:rsidRPr="00B54DA5" w:rsidRDefault="00C8202C" w:rsidP="00E801B8">
      <w:pPr>
        <w:tabs>
          <w:tab w:val="left" w:pos="1553"/>
        </w:tabs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Pr="00B54DA5">
        <w:rPr>
          <w:sz w:val="24"/>
          <w:szCs w:val="24"/>
          <w:lang w:val="es-ES"/>
        </w:rPr>
        <w:t>CB=</w:t>
      </w:r>
      <w:r w:rsidR="00B114AD" w:rsidRPr="00B54DA5">
        <w:rPr>
          <w:sz w:val="24"/>
          <w:szCs w:val="24"/>
          <w:lang w:val="es-ES"/>
        </w:rPr>
        <w:t xml:space="preserve"> </w:t>
      </w:r>
      <w:r w:rsidR="00B114AD"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="00B114AD" w:rsidRPr="00B54DA5">
        <w:rPr>
          <w:sz w:val="24"/>
          <w:szCs w:val="24"/>
          <w:lang w:val="es-ES"/>
        </w:rPr>
        <w:t xml:space="preserve">C </w:t>
      </w:r>
      <w:r w:rsidR="00A5339E" w:rsidRPr="00B54DA5">
        <w:rPr>
          <w:sz w:val="24"/>
          <w:szCs w:val="24"/>
          <w:lang w:val="es-ES"/>
        </w:rPr>
        <w:t>–</w:t>
      </w:r>
      <w:r w:rsidR="00B114AD" w:rsidRPr="00B54DA5">
        <w:rPr>
          <w:sz w:val="24"/>
          <w:szCs w:val="24"/>
          <w:lang w:val="es-ES"/>
        </w:rPr>
        <w:t xml:space="preserve"> </w:t>
      </w:r>
      <w:r w:rsidR="00B114AD"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="00B114AD" w:rsidRPr="00B54DA5">
        <w:rPr>
          <w:sz w:val="24"/>
          <w:szCs w:val="24"/>
          <w:lang w:val="es-ES"/>
        </w:rPr>
        <w:t>B</w:t>
      </w:r>
      <w:r w:rsidR="00A5339E" w:rsidRPr="00B54DA5">
        <w:rPr>
          <w:sz w:val="24"/>
          <w:szCs w:val="24"/>
          <w:lang w:val="es-ES"/>
        </w:rPr>
        <w:t xml:space="preserve"> = </w:t>
      </w:r>
      <w:r w:rsidR="00F5074C">
        <w:rPr>
          <w:rFonts w:ascii="Times New Roman" w:hAnsi="Times New Roman" w:cs="Times New Roman"/>
          <w:sz w:val="24"/>
          <w:szCs w:val="24"/>
          <w:lang w:val="es-ES"/>
        </w:rPr>
        <w:t xml:space="preserve">16.709v </w:t>
      </w:r>
      <w:r w:rsidR="00A5339E" w:rsidRPr="00B54DA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596E7F" w:rsidRPr="00B54DA5">
        <w:rPr>
          <w:rFonts w:ascii="Times New Roman" w:hAnsi="Times New Roman" w:cs="Times New Roman"/>
          <w:sz w:val="24"/>
          <w:szCs w:val="24"/>
          <w:lang w:val="es-ES"/>
        </w:rPr>
        <w:t>–</w:t>
      </w:r>
      <w:r w:rsidR="00A5339E" w:rsidRPr="00B54DA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596E7F" w:rsidRPr="00B54DA5">
        <w:rPr>
          <w:rFonts w:ascii="Times New Roman" w:hAnsi="Times New Roman" w:cs="Times New Roman"/>
          <w:sz w:val="24"/>
          <w:szCs w:val="24"/>
          <w:lang w:val="es-ES"/>
        </w:rPr>
        <w:t>3.3</w:t>
      </w:r>
      <w:r w:rsidR="007F05FD">
        <w:rPr>
          <w:rFonts w:ascii="Times New Roman" w:hAnsi="Times New Roman" w:cs="Times New Roman"/>
          <w:sz w:val="24"/>
          <w:szCs w:val="24"/>
          <w:lang w:val="es-ES"/>
        </w:rPr>
        <w:t>6179</w:t>
      </w:r>
      <w:r w:rsidR="00A5339E" w:rsidRPr="00B54DA5">
        <w:rPr>
          <w:rFonts w:ascii="Times New Roman" w:hAnsi="Times New Roman" w:cs="Times New Roman"/>
          <w:sz w:val="24"/>
          <w:szCs w:val="24"/>
          <w:lang w:val="es-ES"/>
        </w:rPr>
        <w:t xml:space="preserve">v </w:t>
      </w:r>
      <w:r w:rsidR="007F05FD">
        <w:rPr>
          <w:rFonts w:ascii="Times New Roman" w:hAnsi="Times New Roman" w:cs="Times New Roman"/>
          <w:sz w:val="24"/>
          <w:szCs w:val="24"/>
          <w:lang w:val="es-ES"/>
        </w:rPr>
        <w:t>= 13</w:t>
      </w:r>
      <w:r w:rsidR="00434986" w:rsidRPr="00B54DA5">
        <w:rPr>
          <w:rFonts w:ascii="Times New Roman" w:hAnsi="Times New Roman" w:cs="Times New Roman"/>
          <w:sz w:val="24"/>
          <w:szCs w:val="24"/>
          <w:lang w:val="es-ES"/>
        </w:rPr>
        <w:t>.</w:t>
      </w:r>
      <w:r w:rsidR="007F05FD">
        <w:rPr>
          <w:rFonts w:ascii="Times New Roman" w:hAnsi="Times New Roman" w:cs="Times New Roman"/>
          <w:sz w:val="24"/>
          <w:szCs w:val="24"/>
          <w:lang w:val="es-ES"/>
        </w:rPr>
        <w:t>0912</w:t>
      </w:r>
      <w:r w:rsidR="00434986" w:rsidRPr="00B54DA5">
        <w:rPr>
          <w:rFonts w:ascii="Times New Roman" w:hAnsi="Times New Roman" w:cs="Times New Roman"/>
          <w:sz w:val="24"/>
          <w:szCs w:val="24"/>
          <w:lang w:val="es-ES"/>
        </w:rPr>
        <w:t>v</w:t>
      </w:r>
    </w:p>
    <w:p w:rsidR="00E801B8" w:rsidRPr="008E79BA" w:rsidRDefault="00E801B8" w:rsidP="00E801B8">
      <w:pPr>
        <w:tabs>
          <w:tab w:val="left" w:pos="155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E79BA">
        <w:rPr>
          <w:rFonts w:ascii="Times New Roman" w:hAnsi="Times New Roman" w:cs="Times New Roman"/>
          <w:b/>
          <w:sz w:val="24"/>
          <w:szCs w:val="24"/>
        </w:rPr>
        <w:t>V</w:t>
      </w:r>
      <w:r w:rsidRPr="008E79BA">
        <w:rPr>
          <w:sz w:val="24"/>
          <w:szCs w:val="24"/>
        </w:rPr>
        <w:t>CB= +</w:t>
      </w:r>
      <w:r w:rsidR="007F05FD" w:rsidRPr="008E79BA">
        <w:rPr>
          <w:rFonts w:ascii="Times New Roman" w:hAnsi="Times New Roman" w:cs="Times New Roman"/>
          <w:sz w:val="24"/>
          <w:szCs w:val="24"/>
        </w:rPr>
        <w:t>13</w:t>
      </w:r>
      <w:r w:rsidRPr="008E79BA">
        <w:rPr>
          <w:rFonts w:ascii="Times New Roman" w:hAnsi="Times New Roman" w:cs="Times New Roman"/>
          <w:sz w:val="24"/>
          <w:szCs w:val="24"/>
        </w:rPr>
        <w:t>.</w:t>
      </w:r>
      <w:r w:rsidR="007F05FD" w:rsidRPr="008E79BA">
        <w:rPr>
          <w:rFonts w:ascii="Times New Roman" w:hAnsi="Times New Roman" w:cs="Times New Roman"/>
          <w:sz w:val="24"/>
          <w:szCs w:val="24"/>
        </w:rPr>
        <w:t>091</w:t>
      </w:r>
      <w:r w:rsidRPr="008E79BA">
        <w:rPr>
          <w:rFonts w:ascii="Times New Roman" w:hAnsi="Times New Roman" w:cs="Times New Roman"/>
          <w:sz w:val="24"/>
          <w:szCs w:val="24"/>
        </w:rPr>
        <w:t>V</w:t>
      </w:r>
    </w:p>
    <w:p w:rsidR="00E801B8" w:rsidRPr="008E79BA" w:rsidRDefault="00E801B8" w:rsidP="00E801B8">
      <w:pPr>
        <w:tabs>
          <w:tab w:val="left" w:pos="1553"/>
        </w:tabs>
        <w:spacing w:after="0"/>
        <w:rPr>
          <w:sz w:val="24"/>
          <w:szCs w:val="24"/>
        </w:rPr>
      </w:pPr>
    </w:p>
    <w:p w:rsidR="00E32CDF" w:rsidRPr="008E79BA" w:rsidRDefault="00E32CDF" w:rsidP="00E801B8">
      <w:pPr>
        <w:tabs>
          <w:tab w:val="left" w:pos="1553"/>
        </w:tabs>
        <w:spacing w:after="0"/>
        <w:rPr>
          <w:sz w:val="24"/>
          <w:szCs w:val="24"/>
        </w:rPr>
      </w:pPr>
    </w:p>
    <w:p w:rsidR="00E32CDF" w:rsidRPr="008E79BA" w:rsidRDefault="00E32CDF" w:rsidP="00E801B8">
      <w:pPr>
        <w:tabs>
          <w:tab w:val="left" w:pos="1553"/>
        </w:tabs>
        <w:spacing w:after="0"/>
        <w:rPr>
          <w:sz w:val="24"/>
          <w:szCs w:val="24"/>
        </w:rPr>
      </w:pPr>
    </w:p>
    <w:p w:rsidR="00F36707" w:rsidRPr="008E79BA" w:rsidRDefault="00F36707" w:rsidP="00E801B8">
      <w:pPr>
        <w:tabs>
          <w:tab w:val="left" w:pos="1553"/>
        </w:tabs>
        <w:spacing w:after="0"/>
        <w:rPr>
          <w:sz w:val="24"/>
          <w:szCs w:val="24"/>
        </w:rPr>
      </w:pPr>
    </w:p>
    <w:p w:rsidR="00E32CDF" w:rsidRPr="008E79BA" w:rsidRDefault="00E32CDF" w:rsidP="00E801B8">
      <w:pPr>
        <w:tabs>
          <w:tab w:val="left" w:pos="1553"/>
        </w:tabs>
        <w:spacing w:after="0"/>
        <w:rPr>
          <w:sz w:val="24"/>
          <w:szCs w:val="24"/>
        </w:rPr>
      </w:pPr>
    </w:p>
    <w:p w:rsidR="00E32CDF" w:rsidRPr="008E79BA" w:rsidRDefault="00E32CDF" w:rsidP="00E801B8">
      <w:pPr>
        <w:tabs>
          <w:tab w:val="left" w:pos="1553"/>
        </w:tabs>
        <w:spacing w:after="0"/>
        <w:rPr>
          <w:sz w:val="24"/>
          <w:szCs w:val="24"/>
        </w:rPr>
      </w:pPr>
    </w:p>
    <w:p w:rsidR="00E32CDF" w:rsidRPr="008E79BA" w:rsidRDefault="00E32CDF" w:rsidP="00E801B8">
      <w:pPr>
        <w:tabs>
          <w:tab w:val="left" w:pos="1553"/>
        </w:tabs>
        <w:spacing w:after="0"/>
        <w:rPr>
          <w:sz w:val="24"/>
          <w:szCs w:val="24"/>
        </w:rPr>
      </w:pPr>
    </w:p>
    <w:p w:rsidR="00F36707" w:rsidRDefault="009F235C" w:rsidP="00F36707">
      <w:pPr>
        <w:rPr>
          <w:rFonts w:eastAsiaTheme="minorEastAsia"/>
          <w:sz w:val="28"/>
          <w:szCs w:val="28"/>
        </w:rPr>
      </w:pPr>
      <w:r w:rsidRPr="009F235C">
        <w:rPr>
          <w:noProof/>
        </w:rPr>
        <w:lastRenderedPageBreak/>
        <w:pict>
          <v:shape id="_x0000_s1279" type="#_x0000_t136" style="position:absolute;margin-left:69.55pt;margin-top:-.5pt;width:318.5pt;height:49.2pt;z-index:251848704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Experimental Analysis&#10;Table #2 Signal Parameters&#10;"/>
          </v:shape>
        </w:pict>
      </w:r>
    </w:p>
    <w:p w:rsidR="00F36707" w:rsidRDefault="00F36707" w:rsidP="00F36707">
      <w:pPr>
        <w:rPr>
          <w:rFonts w:eastAsiaTheme="minorEastAsia"/>
          <w:sz w:val="28"/>
          <w:szCs w:val="28"/>
        </w:rPr>
      </w:pPr>
    </w:p>
    <w:p w:rsidR="00F36707" w:rsidRDefault="00F36707" w:rsidP="00F36707">
      <w:pPr>
        <w:spacing w:after="0" w:line="240" w:lineRule="auto"/>
        <w:rPr>
          <w:rFonts w:eastAsiaTheme="minorEastAsia"/>
          <w:sz w:val="28"/>
          <w:szCs w:val="28"/>
        </w:rPr>
      </w:pPr>
    </w:p>
    <w:p w:rsidR="00F36707" w:rsidRDefault="009F235C" w:rsidP="00F36707">
      <w:pPr>
        <w:tabs>
          <w:tab w:val="left" w:pos="2443"/>
        </w:tabs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pict>
          <v:shape id="_x0000_s1309" type="#_x0000_t88" style="position:absolute;margin-left:108.95pt;margin-top:-50.3pt;width:63pt;height:206.15pt;rotation:270;z-index:251885568"/>
        </w:pict>
      </w:r>
      <w:r w:rsidR="00F36707">
        <w:rPr>
          <w:rFonts w:eastAsiaTheme="minorEastAsia"/>
          <w:sz w:val="28"/>
          <w:szCs w:val="28"/>
        </w:rPr>
        <w:tab/>
        <w:t xml:space="preserve">    </w:t>
      </w:r>
      <w:r w:rsidR="00F36707" w:rsidRPr="008A564A">
        <w:rPr>
          <w:rFonts w:eastAsiaTheme="minorEastAsia"/>
          <w:b/>
          <w:sz w:val="28"/>
          <w:szCs w:val="28"/>
        </w:rPr>
        <w:t>A</w:t>
      </w:r>
      <w:r w:rsidR="00F36707">
        <w:rPr>
          <w:rFonts w:eastAsiaTheme="minorEastAsia"/>
          <w:sz w:val="28"/>
          <w:szCs w:val="28"/>
        </w:rPr>
        <w:t>E</w:t>
      </w:r>
    </w:p>
    <w:p w:rsidR="00F36707" w:rsidRDefault="00F36707" w:rsidP="00F36707">
      <w:pPr>
        <w:rPr>
          <w:rFonts w:eastAsiaTheme="minorEastAsia"/>
          <w:sz w:val="28"/>
          <w:szCs w:val="28"/>
        </w:rPr>
      </w:pPr>
    </w:p>
    <w:p w:rsidR="00F36707" w:rsidRDefault="009F235C" w:rsidP="00F36707">
      <w:pPr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pict>
          <v:shape id="_x0000_s1307" type="#_x0000_t88" style="position:absolute;margin-left:6.25pt;margin-top:6.4pt;width:63pt;height:100.2pt;rotation:270;z-index:251883520"/>
        </w:pict>
      </w:r>
      <w:r>
        <w:rPr>
          <w:rFonts w:eastAsiaTheme="minorEastAsia"/>
          <w:noProof/>
          <w:sz w:val="28"/>
          <w:szCs w:val="28"/>
        </w:rPr>
        <w:pict>
          <v:shape id="_x0000_s1308" type="#_x0000_t88" style="position:absolute;margin-left:211.85pt;margin-top:-95.75pt;width:63pt;height:304.5pt;rotation:270;z-index:251884544"/>
        </w:pict>
      </w:r>
    </w:p>
    <w:p w:rsidR="00F36707" w:rsidRDefault="00F36707" w:rsidP="00F36707">
      <w:pPr>
        <w:rPr>
          <w:rFonts w:eastAsiaTheme="minorEastAsia"/>
          <w:sz w:val="28"/>
          <w:szCs w:val="28"/>
        </w:rPr>
      </w:pPr>
      <w:r w:rsidRPr="008A564A">
        <w:rPr>
          <w:rFonts w:eastAsiaTheme="minorEastAsia"/>
          <w:b/>
          <w:sz w:val="28"/>
          <w:szCs w:val="28"/>
        </w:rPr>
        <w:t>A</w:t>
      </w:r>
      <w:r>
        <w:rPr>
          <w:rFonts w:eastAsiaTheme="minorEastAsia"/>
          <w:sz w:val="28"/>
          <w:szCs w:val="28"/>
        </w:rPr>
        <w:t>D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 xml:space="preserve"> </w:t>
      </w:r>
      <w:r w:rsidRPr="008A564A">
        <w:rPr>
          <w:rFonts w:eastAsiaTheme="minorEastAsia"/>
          <w:b/>
          <w:sz w:val="28"/>
          <w:szCs w:val="28"/>
        </w:rPr>
        <w:t>A</w:t>
      </w:r>
      <w:r>
        <w:rPr>
          <w:rFonts w:eastAsiaTheme="minorEastAsia"/>
          <w:sz w:val="28"/>
          <w:szCs w:val="28"/>
        </w:rPr>
        <w:t>V</w:t>
      </w:r>
    </w:p>
    <w:p w:rsidR="00F36707" w:rsidRDefault="00F36707" w:rsidP="00F36707">
      <w:pPr>
        <w:spacing w:after="0" w:line="240" w:lineRule="auto"/>
        <w:rPr>
          <w:rFonts w:eastAsiaTheme="minorEastAsia"/>
          <w:sz w:val="28"/>
          <w:szCs w:val="28"/>
        </w:rPr>
      </w:pPr>
      <w:r w:rsidRPr="0078152E">
        <w:rPr>
          <w:rFonts w:eastAsiaTheme="minorEastAsia"/>
          <w:b/>
          <w:noProof/>
          <w:sz w:val="28"/>
          <w:szCs w:val="28"/>
        </w:rPr>
        <w:drawing>
          <wp:anchor distT="0" distB="0" distL="114300" distR="114300" simplePos="0" relativeHeight="251853824" behindDoc="1" locked="0" layoutInCell="1" allowOverlap="1">
            <wp:simplePos x="0" y="0"/>
            <wp:positionH relativeFrom="column">
              <wp:posOffset>303730</wp:posOffset>
            </wp:positionH>
            <wp:positionV relativeFrom="paragraph">
              <wp:posOffset>173533</wp:posOffset>
            </wp:positionV>
            <wp:extent cx="350983" cy="431515"/>
            <wp:effectExtent l="57150" t="0" r="49067" b="0"/>
            <wp:wrapNone/>
            <wp:docPr id="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 rot="5400000" flipH="1">
                      <a:off x="0" y="0"/>
                      <a:ext cx="350983" cy="43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8152E">
        <w:rPr>
          <w:rFonts w:eastAsiaTheme="minorEastAsia"/>
          <w:b/>
          <w:sz w:val="28"/>
          <w:szCs w:val="28"/>
        </w:rPr>
        <w:t xml:space="preserve">         R</w:t>
      </w:r>
      <w:r>
        <w:rPr>
          <w:rFonts w:eastAsiaTheme="minorEastAsia"/>
          <w:sz w:val="28"/>
          <w:szCs w:val="28"/>
        </w:rPr>
        <w:t>s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</w:p>
    <w:p w:rsidR="00F36707" w:rsidRDefault="009F235C" w:rsidP="00F36707">
      <w:pPr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pict>
          <v:shape id="_x0000_s1310" type="#_x0000_t32" style="position:absolute;margin-left:417.45pt;margin-top:12.45pt;width:0;height:39.15pt;flip:y;z-index:251886592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305" type="#_x0000_t32" style="position:absolute;margin-left:341.85pt;margin-top:11.6pt;width:0;height:39.15pt;flip:y;z-index:251881472" o:connectortype="straight">
            <v:stroke endarrow="oval"/>
          </v:shape>
        </w:pict>
      </w:r>
      <w:r>
        <w:rPr>
          <w:rFonts w:eastAsiaTheme="minorEastAsia"/>
          <w:noProof/>
          <w:sz w:val="28"/>
          <w:szCs w:val="28"/>
        </w:rPr>
        <w:pict>
          <v:shape id="_x0000_s1302" type="#_x0000_t32" style="position:absolute;margin-left:224.95pt;margin-top:12.45pt;width:0;height:39.15pt;flip:y;z-index:251878400" o:connectortype="straight">
            <v:stroke endarrow="oval"/>
          </v:shape>
        </w:pict>
      </w:r>
      <w:r>
        <w:rPr>
          <w:rFonts w:eastAsiaTheme="minorEastAsia"/>
          <w:noProof/>
          <w:sz w:val="28"/>
          <w:szCs w:val="28"/>
        </w:rPr>
        <w:pict>
          <v:shape id="_x0000_s1290" type="#_x0000_t32" style="position:absolute;margin-left:272.65pt;margin-top:11.6pt;width:31.5pt;height:.85pt;flip:x;z-index:251863040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278" type="#_x0000_t32" style="position:absolute;margin-left:237.9pt;margin-top:11.6pt;width:27.55pt;height:.85pt;flip:x y;z-index:251847680" o:connectortype="straight">
            <v:stroke endarrow="block"/>
          </v:shape>
        </w:pict>
      </w:r>
      <w:r>
        <w:rPr>
          <w:rFonts w:eastAsiaTheme="minorEastAsia"/>
          <w:noProof/>
          <w:sz w:val="28"/>
          <w:szCs w:val="28"/>
        </w:rPr>
        <w:pict>
          <v:oval id="_x0000_s1277" style="position:absolute;margin-left:230.85pt;margin-top:2.8pt;width:41.8pt;height:19.35pt;z-index:251846656"/>
        </w:pict>
      </w:r>
      <w:r>
        <w:rPr>
          <w:rFonts w:eastAsiaTheme="minorEastAsia"/>
          <w:noProof/>
          <w:sz w:val="28"/>
          <w:szCs w:val="28"/>
        </w:rPr>
        <w:pict>
          <v:shape id="_x0000_s1301" type="#_x0000_t32" style="position:absolute;margin-left:152.05pt;margin-top:12.45pt;width:0;height:34.65pt;flip:y;z-index:251877376" o:connectortype="straight">
            <v:stroke endarrow="oval"/>
          </v:shape>
        </w:pict>
      </w:r>
      <w:r>
        <w:rPr>
          <w:rFonts w:eastAsiaTheme="minorEastAsia"/>
          <w:noProof/>
          <w:sz w:val="28"/>
          <w:szCs w:val="28"/>
        </w:rPr>
        <w:pict>
          <v:shape id="_x0000_s1298" type="#_x0000_t32" style="position:absolute;margin-left:64.7pt;margin-top:12.45pt;width:0;height:156pt;z-index:251874304" o:connectortype="straight">
            <v:stroke startarrow="oval" endarrow="oval"/>
          </v:shape>
        </w:pict>
      </w:r>
      <w:r>
        <w:rPr>
          <w:rFonts w:eastAsiaTheme="minorEastAsia"/>
          <w:noProof/>
          <w:sz w:val="28"/>
          <w:szCs w:val="28"/>
        </w:rPr>
        <w:pict>
          <v:shape id="_x0000_s1293" type="#_x0000_t32" style="position:absolute;margin-left:395.6pt;margin-top:12.45pt;width:0;height:59.35pt;z-index:251867136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284" type="#_x0000_t32" style="position:absolute;margin-left:54.65pt;margin-top:12.45pt;width:139.8pt;height:0;flip:x;z-index:251854848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289" type="#_x0000_t32" style="position:absolute;margin-left:302.55pt;margin-top:12.4pt;width:0;height:59.4pt;z-index:251862016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297" type="#_x0000_t32" style="position:absolute;margin-left:91.05pt;margin-top:11.6pt;width:0;height:64.6pt;z-index:251873280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296" type="#_x0000_t32" style="position:absolute;margin-left:195.35pt;margin-top:12.45pt;width:0;height:34.65pt;z-index:251872256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292" type="#_x0000_t32" style="position:absolute;margin-left:302.55pt;margin-top:11.6pt;width:93.05pt;height:0;flip:x;z-index:251866112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288" type="#_x0000_t32" style="position:absolute;margin-left:194.45pt;margin-top:12.4pt;width:36.4pt;height:0;flip:x;z-index:251860992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283" type="#_x0000_t32" style="position:absolute;margin-left:-12.95pt;margin-top:11.6pt;width:36.4pt;height:0;flip:x;z-index:251852800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282" type="#_x0000_t32" style="position:absolute;margin-left:-12.95pt;margin-top:11.6pt;width:0;height:54.55pt;z-index:251851776" o:connectortype="straight"/>
        </w:pict>
      </w:r>
    </w:p>
    <w:p w:rsidR="00F36707" w:rsidRDefault="00F36707" w:rsidP="00F36707">
      <w:pPr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drawing>
          <wp:anchor distT="0" distB="0" distL="114300" distR="114300" simplePos="0" relativeHeight="251871232" behindDoc="1" locked="0" layoutInCell="1" allowOverlap="1">
            <wp:simplePos x="0" y="0"/>
            <wp:positionH relativeFrom="column">
              <wp:posOffset>2267592</wp:posOffset>
            </wp:positionH>
            <wp:positionV relativeFrom="paragraph">
              <wp:posOffset>210035</wp:posOffset>
            </wp:positionV>
            <wp:extent cx="401784" cy="443287"/>
            <wp:effectExtent l="38100" t="19050" r="17316" b="0"/>
            <wp:wrapNone/>
            <wp:docPr id="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 rot="10644810" flipH="1">
                      <a:off x="0" y="0"/>
                      <a:ext cx="401784" cy="44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6707" w:rsidRPr="00874CD7" w:rsidRDefault="009F235C" w:rsidP="00F36707">
      <w:pPr>
        <w:tabs>
          <w:tab w:val="left" w:pos="3252"/>
        </w:tabs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pict>
          <v:shape id="_x0000_s1300" type="#_x0000_t32" style="position:absolute;margin-left:152.2pt;margin-top:27.05pt;width:0;height:80.6pt;z-index:251876352" o:connectortype="straight">
            <v:stroke endarrow="oval"/>
          </v:shape>
        </w:pict>
      </w:r>
      <w:r>
        <w:rPr>
          <w:rFonts w:eastAsiaTheme="minorEastAsia"/>
          <w:noProof/>
          <w:sz w:val="28"/>
          <w:szCs w:val="28"/>
        </w:rPr>
        <w:pict>
          <v:oval id="_x0000_s1299" style="position:absolute;margin-left:30.7pt;margin-top:5.9pt;width:47.75pt;height:41.3pt;z-index:251875328" strokecolor="white [3212]">
            <v:textbox style="mso-next-textbox:#_x0000_s1299">
              <w:txbxContent>
                <w:p w:rsidR="008E79BA" w:rsidRPr="00A77074" w:rsidRDefault="008E79BA" w:rsidP="00F3670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eastAsiaTheme="minorEastAsia"/>
                      <w:b/>
                      <w:sz w:val="28"/>
                      <w:szCs w:val="28"/>
                      <w:lang w:val="es-ES"/>
                    </w:rPr>
                    <w:t xml:space="preserve">  </w:t>
                  </w:r>
                  <w:r w:rsidRPr="0088645F">
                    <w:rPr>
                      <w:rFonts w:eastAsiaTheme="minorEastAsia"/>
                      <w:b/>
                      <w:sz w:val="28"/>
                      <w:szCs w:val="28"/>
                      <w:lang w:val="es-ES"/>
                    </w:rPr>
                    <w:t>E</w:t>
                  </w:r>
                  <w:r w:rsidRPr="0088645F">
                    <w:rPr>
                      <w:rFonts w:eastAsiaTheme="minorEastAsia"/>
                      <w:sz w:val="28"/>
                      <w:szCs w:val="28"/>
                      <w:lang w:val="es-ES"/>
                    </w:rPr>
                    <w:t>s</w:t>
                  </w:r>
                </w:p>
              </w:txbxContent>
            </v:textbox>
          </v:oval>
        </w:pict>
      </w:r>
      <w:r w:rsidR="00F36707">
        <w:rPr>
          <w:rFonts w:eastAsiaTheme="minorEastAsia"/>
          <w:noProof/>
          <w:sz w:val="28"/>
          <w:szCs w:val="28"/>
        </w:rPr>
        <w:drawing>
          <wp:anchor distT="0" distB="0" distL="114300" distR="114300" simplePos="0" relativeHeight="251856896" behindDoc="1" locked="0" layoutInCell="1" allowOverlap="1">
            <wp:simplePos x="0" y="0"/>
            <wp:positionH relativeFrom="column">
              <wp:posOffset>964272</wp:posOffset>
            </wp:positionH>
            <wp:positionV relativeFrom="paragraph">
              <wp:posOffset>179298</wp:posOffset>
            </wp:positionV>
            <wp:extent cx="330272" cy="431515"/>
            <wp:effectExtent l="19050" t="0" r="0" b="0"/>
            <wp:wrapNone/>
            <wp:docPr id="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 rot="10800000" flipH="1">
                      <a:off x="0" y="0"/>
                      <a:ext cx="330272" cy="43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36707">
        <w:rPr>
          <w:rFonts w:eastAsiaTheme="minorEastAsia"/>
          <w:noProof/>
          <w:sz w:val="28"/>
          <w:szCs w:val="28"/>
        </w:rPr>
        <w:drawing>
          <wp:anchor distT="0" distB="0" distL="114300" distR="114300" simplePos="0" relativeHeight="251864064" behindDoc="1" locked="0" layoutInCell="1" allowOverlap="1">
            <wp:simplePos x="0" y="0"/>
            <wp:positionH relativeFrom="column">
              <wp:posOffset>3623781</wp:posOffset>
            </wp:positionH>
            <wp:positionV relativeFrom="paragraph">
              <wp:posOffset>172527</wp:posOffset>
            </wp:positionV>
            <wp:extent cx="401784" cy="443287"/>
            <wp:effectExtent l="38100" t="19050" r="17316" b="0"/>
            <wp:wrapNone/>
            <wp:docPr id="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 rot="10644810" flipH="1">
                      <a:off x="0" y="0"/>
                      <a:ext cx="401784" cy="44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  <w:sz w:val="28"/>
          <w:szCs w:val="28"/>
        </w:rPr>
        <w:pict>
          <v:shape id="_x0000_s1287" type="#_x0000_t32" style="position:absolute;margin-left:197.7pt;margin-top:77.6pt;width:0;height:31.55pt;z-index:251859968;mso-position-horizontal-relative:text;mso-position-vertical-relative:text" o:connectortype="straight"/>
        </w:pict>
      </w:r>
      <w:r w:rsidR="00F36707">
        <w:rPr>
          <w:rFonts w:eastAsiaTheme="minorEastAsia"/>
          <w:noProof/>
          <w:sz w:val="28"/>
          <w:szCs w:val="28"/>
        </w:rPr>
        <w:drawing>
          <wp:anchor distT="0" distB="0" distL="114300" distR="114300" simplePos="0" relativeHeight="251858944" behindDoc="1" locked="0" layoutInCell="1" allowOverlap="1">
            <wp:simplePos x="0" y="0"/>
            <wp:positionH relativeFrom="column">
              <wp:posOffset>2298415</wp:posOffset>
            </wp:positionH>
            <wp:positionV relativeFrom="paragraph">
              <wp:posOffset>583494</wp:posOffset>
            </wp:positionV>
            <wp:extent cx="374885" cy="443287"/>
            <wp:effectExtent l="38100" t="19050" r="6115" b="0"/>
            <wp:wrapNone/>
            <wp:docPr id="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 rot="10644810" flipH="1">
                      <a:off x="0" y="0"/>
                      <a:ext cx="374885" cy="44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  <w:sz w:val="28"/>
          <w:szCs w:val="28"/>
        </w:rPr>
        <w:pict>
          <v:shape id="_x0000_s1286" type="#_x0000_t32" style="position:absolute;margin-left:196.95pt;margin-top:19.8pt;width:0;height:28.1pt;z-index:251857920;mso-position-horizontal-relative:text;mso-position-vertical-relative:text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295" type="#_x0000_t32" style="position:absolute;margin-left:-12.95pt;margin-top:109.2pt;width:411.75pt;height:0;flip:x;z-index:251870208;mso-position-horizontal-relative:text;mso-position-vertical-relative:text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294" type="#_x0000_t32" style="position:absolute;margin-left:398.8pt;margin-top:45.45pt;width:0;height:63.7pt;z-index:251869184;mso-position-horizontal-relative:text;mso-position-vertical-relative:text" o:connectortype="straight"/>
        </w:pict>
      </w:r>
      <w:r w:rsidR="00F36707">
        <w:rPr>
          <w:rFonts w:eastAsiaTheme="minorEastAsia"/>
          <w:noProof/>
          <w:sz w:val="28"/>
          <w:szCs w:val="28"/>
        </w:rPr>
        <w:drawing>
          <wp:anchor distT="0" distB="0" distL="114300" distR="114300" simplePos="0" relativeHeight="251868160" behindDoc="1" locked="0" layoutInCell="1" allowOverlap="1">
            <wp:simplePos x="0" y="0"/>
            <wp:positionH relativeFrom="column">
              <wp:posOffset>4825857</wp:posOffset>
            </wp:positionH>
            <wp:positionV relativeFrom="paragraph">
              <wp:posOffset>151979</wp:posOffset>
            </wp:positionV>
            <wp:extent cx="389084" cy="443287"/>
            <wp:effectExtent l="38100" t="19050" r="10966" b="0"/>
            <wp:wrapNone/>
            <wp:docPr id="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 rot="10644810" flipH="1">
                      <a:off x="0" y="0"/>
                      <a:ext cx="389084" cy="44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  <w:sz w:val="28"/>
          <w:szCs w:val="28"/>
        </w:rPr>
        <w:pict>
          <v:shape id="_x0000_s1291" type="#_x0000_t32" style="position:absolute;margin-left:304.15pt;margin-top:47.9pt;width:0;height:63.7pt;z-index:251865088;mso-position-horizontal-relative:text;mso-position-vertical-relative:text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281" type="#_x0000_t32" style="position:absolute;margin-left:-12.95pt;margin-top:45.45pt;width:0;height:63.7pt;z-index:251850752;mso-position-horizontal-relative:text;mso-position-vertical-relative:text" o:connectortype="straight"/>
        </w:pict>
      </w:r>
      <w:r>
        <w:rPr>
          <w:rFonts w:eastAsiaTheme="minorEastAsia"/>
          <w:noProof/>
          <w:sz w:val="28"/>
          <w:szCs w:val="28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280" type="#_x0000_t120" style="position:absolute;margin-left:-32.05pt;margin-top:6.85pt;width:36.75pt;height:38.6pt;z-index:251849728;mso-position-horizontal-relative:text;mso-position-vertical-relative:text">
            <v:textbox style="mso-next-textbox:#_x0000_s1280">
              <w:txbxContent>
                <w:p w:rsidR="008E79BA" w:rsidRDefault="008E79BA" w:rsidP="00F36707">
                  <w:r>
                    <w:rPr>
                      <w:noProof/>
                    </w:rPr>
                    <w:drawing>
                      <wp:inline distT="0" distB="0" distL="0" distR="0">
                        <wp:extent cx="193675" cy="104759"/>
                        <wp:effectExtent l="19050" t="0" r="0" b="0"/>
                        <wp:docPr id="3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3675" cy="1047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36707" w:rsidRPr="00874CD7">
        <w:rPr>
          <w:rFonts w:eastAsiaTheme="minorEastAsia"/>
          <w:sz w:val="28"/>
          <w:szCs w:val="28"/>
        </w:rPr>
        <w:t xml:space="preserve">   </w:t>
      </w:r>
      <w:r w:rsidR="00F36707" w:rsidRPr="00874CD7">
        <w:rPr>
          <w:rFonts w:eastAsiaTheme="minorEastAsia"/>
          <w:b/>
          <w:sz w:val="28"/>
          <w:szCs w:val="28"/>
        </w:rPr>
        <w:t xml:space="preserve">                            R</w:t>
      </w:r>
      <w:r w:rsidR="00F36707" w:rsidRPr="00874CD7">
        <w:rPr>
          <w:rFonts w:eastAsiaTheme="minorEastAsia"/>
          <w:sz w:val="28"/>
          <w:szCs w:val="28"/>
        </w:rPr>
        <w:t xml:space="preserve">1,2     </w:t>
      </w:r>
      <w:r w:rsidR="00F36707" w:rsidRPr="00874CD7">
        <w:rPr>
          <w:rFonts w:ascii="Times New Roman" w:hAnsi="Times New Roman" w:cs="Times New Roman"/>
          <w:b/>
          <w:sz w:val="28"/>
          <w:szCs w:val="28"/>
        </w:rPr>
        <w:t>V</w:t>
      </w:r>
      <w:r w:rsidR="00F36707" w:rsidRPr="00874CD7">
        <w:rPr>
          <w:rFonts w:ascii="Times New Roman" w:hAnsi="Times New Roman" w:cs="Times New Roman"/>
          <w:sz w:val="28"/>
          <w:szCs w:val="28"/>
        </w:rPr>
        <w:t>b</w:t>
      </w:r>
      <w:r w:rsidR="00F36707" w:rsidRPr="00874CD7">
        <w:rPr>
          <w:rFonts w:eastAsiaTheme="minorEastAsia"/>
          <w:sz w:val="28"/>
          <w:szCs w:val="28"/>
        </w:rPr>
        <w:tab/>
      </w:r>
      <w:r w:rsidR="00F36707" w:rsidRPr="00874CD7">
        <w:rPr>
          <w:rFonts w:eastAsiaTheme="minorEastAsia"/>
          <w:sz w:val="28"/>
          <w:szCs w:val="28"/>
        </w:rPr>
        <w:tab/>
        <w:t xml:space="preserve">         </w:t>
      </w:r>
      <w:r w:rsidR="00F36707" w:rsidRPr="00874CD7">
        <w:rPr>
          <w:rFonts w:eastAsiaTheme="minorEastAsia"/>
          <w:b/>
          <w:sz w:val="28"/>
          <w:szCs w:val="28"/>
        </w:rPr>
        <w:t>r</w:t>
      </w:r>
      <m:oMath>
        <m:r>
          <w:rPr>
            <w:rFonts w:ascii="Cambria Math" w:eastAsiaTheme="minorEastAsia" w:hAnsi="Cambria Math"/>
            <w:sz w:val="28"/>
            <w:szCs w:val="28"/>
          </w:rPr>
          <m:t>`e</m:t>
        </m:r>
      </m:oMath>
      <w:r w:rsidR="00F36707" w:rsidRPr="00874CD7">
        <w:rPr>
          <w:rFonts w:eastAsiaTheme="minorEastAsia"/>
          <w:sz w:val="28"/>
          <w:szCs w:val="28"/>
        </w:rPr>
        <w:t xml:space="preserve"> =9.339</w:t>
      </w:r>
      <w:r w:rsidR="00F36707" w:rsidRPr="00874CD7">
        <w:rPr>
          <w:rFonts w:eastAsiaTheme="minorEastAsia"/>
          <w:sz w:val="28"/>
          <w:szCs w:val="28"/>
        </w:rPr>
        <w:tab/>
      </w:r>
      <w:r w:rsidR="00F36707" w:rsidRPr="00874CD7">
        <w:rPr>
          <w:rFonts w:eastAsiaTheme="minorEastAsia"/>
          <w:sz w:val="28"/>
          <w:szCs w:val="28"/>
        </w:rPr>
        <w:tab/>
        <w:t xml:space="preserve">   </w:t>
      </w:r>
      <w:r w:rsidR="00F36707" w:rsidRPr="00874CD7">
        <w:rPr>
          <w:rFonts w:ascii="Times New Roman" w:hAnsi="Times New Roman" w:cs="Times New Roman"/>
          <w:b/>
          <w:sz w:val="28"/>
          <w:szCs w:val="28"/>
        </w:rPr>
        <w:t>V</w:t>
      </w:r>
      <w:r w:rsidR="00F36707" w:rsidRPr="00874CD7">
        <w:rPr>
          <w:rFonts w:ascii="Times New Roman" w:hAnsi="Times New Roman" w:cs="Times New Roman"/>
          <w:sz w:val="28"/>
          <w:szCs w:val="28"/>
        </w:rPr>
        <w:t>c</w:t>
      </w:r>
      <w:r w:rsidR="00F36707" w:rsidRPr="00874CD7">
        <w:rPr>
          <w:rFonts w:eastAsiaTheme="minorEastAsia"/>
          <w:sz w:val="28"/>
          <w:szCs w:val="28"/>
        </w:rPr>
        <w:tab/>
      </w:r>
      <w:r w:rsidR="00F36707">
        <w:rPr>
          <w:rFonts w:eastAsiaTheme="minorEastAsia"/>
          <w:sz w:val="28"/>
          <w:szCs w:val="28"/>
        </w:rPr>
        <w:tab/>
        <w:t xml:space="preserve">    </w:t>
      </w:r>
      <w:r w:rsidR="00F36707" w:rsidRPr="00874CD7">
        <w:rPr>
          <w:rFonts w:ascii="Times New Roman" w:hAnsi="Times New Roman" w:cs="Times New Roman"/>
          <w:b/>
          <w:sz w:val="28"/>
          <w:szCs w:val="28"/>
        </w:rPr>
        <w:t>V</w:t>
      </w:r>
      <w:r w:rsidR="00F36707">
        <w:rPr>
          <w:rFonts w:ascii="Times New Roman" w:hAnsi="Times New Roman" w:cs="Times New Roman"/>
          <w:sz w:val="28"/>
          <w:szCs w:val="28"/>
        </w:rPr>
        <w:t>L</w:t>
      </w:r>
      <w:r w:rsidR="00F36707" w:rsidRPr="00874CD7">
        <w:rPr>
          <w:rFonts w:eastAsiaTheme="minorEastAsia"/>
          <w:sz w:val="28"/>
          <w:szCs w:val="28"/>
        </w:rPr>
        <w:tab/>
      </w:r>
    </w:p>
    <w:p w:rsidR="00F36707" w:rsidRPr="00874CD7" w:rsidRDefault="009F235C" w:rsidP="00F36707">
      <w:pPr>
        <w:rPr>
          <w:rFonts w:eastAsiaTheme="minorEastAsia"/>
          <w:sz w:val="28"/>
          <w:szCs w:val="28"/>
        </w:rPr>
      </w:pPr>
      <w:r w:rsidRPr="009F235C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311" type="#_x0000_t32" style="position:absolute;margin-left:417.45pt;margin-top:24.05pt;width:0;height:55.5pt;z-index:251887616" o:connectortype="straight"/>
        </w:pict>
      </w:r>
      <w:r w:rsidRPr="009F235C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306" type="#_x0000_t32" style="position:absolute;margin-left:341.85pt;margin-top:22.5pt;width:0;height:55.5pt;z-index:251882496" o:connectortype="straight">
            <v:stroke endarrow="oval"/>
          </v:shape>
        </w:pict>
      </w:r>
      <w:r w:rsidRPr="009F235C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304" type="#_x0000_t32" style="position:absolute;margin-left:224.45pt;margin-top:21.05pt;width:0;height:55.5pt;z-index:251880448" o:connectortype="straight">
            <v:stroke endarrow="oval"/>
          </v:shape>
        </w:pict>
      </w:r>
      <w:r>
        <w:rPr>
          <w:rFonts w:eastAsiaTheme="minorEastAsia"/>
          <w:noProof/>
          <w:sz w:val="28"/>
          <w:szCs w:val="28"/>
        </w:rPr>
        <w:pict>
          <v:shape id="_x0000_s1303" type="#_x0000_t32" style="position:absolute;margin-left:152.15pt;margin-top:22.5pt;width:0;height:55.5pt;z-index:251879424" o:connectortype="straight">
            <v:stroke endarrow="oval"/>
          </v:shape>
        </w:pict>
      </w:r>
      <w:r>
        <w:rPr>
          <w:rFonts w:eastAsiaTheme="minorEastAsia"/>
          <w:noProof/>
          <w:sz w:val="28"/>
          <w:szCs w:val="28"/>
        </w:rPr>
        <w:pict>
          <v:shape id="_x0000_s1285" type="#_x0000_t32" style="position:absolute;margin-left:91.05pt;margin-top:18.25pt;width:.05pt;height:61.25pt;z-index:251855872" o:connectortype="straight"/>
        </w:pict>
      </w:r>
      <w:r w:rsidR="00F36707" w:rsidRPr="00874CD7">
        <w:rPr>
          <w:rFonts w:eastAsiaTheme="minorEastAsia"/>
          <w:sz w:val="28"/>
          <w:szCs w:val="28"/>
        </w:rPr>
        <w:t xml:space="preserve">                                 </w:t>
      </w:r>
      <w:r w:rsidR="00F36707" w:rsidRPr="00874CD7">
        <w:rPr>
          <w:rFonts w:ascii="Times New Roman" w:eastAsiaTheme="minorEastAsia" w:hAnsi="Times New Roman" w:cs="Times New Roman"/>
          <w:sz w:val="28"/>
          <w:szCs w:val="28"/>
        </w:rPr>
        <w:t>1.824k</w:t>
      </w:r>
      <w:r w:rsidR="00F36707" w:rsidRPr="00874CD7">
        <w:rPr>
          <w:rFonts w:eastAsiaTheme="minorEastAsia"/>
          <w:sz w:val="28"/>
          <w:szCs w:val="28"/>
        </w:rPr>
        <w:t xml:space="preserve">   </w:t>
      </w:r>
      <w:r w:rsidR="00F36707" w:rsidRPr="00874CD7">
        <w:rPr>
          <w:rFonts w:ascii="Times New Roman" w:hAnsi="Times New Roman" w:cs="Times New Roman"/>
          <w:sz w:val="28"/>
          <w:szCs w:val="28"/>
        </w:rPr>
        <w:tab/>
      </w:r>
      <w:r w:rsidR="00F36707" w:rsidRPr="00874CD7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F36707" w:rsidRPr="00874CD7">
        <w:rPr>
          <w:rFonts w:ascii="Times New Roman" w:hAnsi="Times New Roman" w:cs="Times New Roman"/>
          <w:b/>
          <w:sz w:val="28"/>
          <w:szCs w:val="28"/>
        </w:rPr>
        <w:t>V</w:t>
      </w:r>
      <w:r w:rsidR="00F36707" w:rsidRPr="00874CD7">
        <w:rPr>
          <w:rFonts w:ascii="Times New Roman" w:hAnsi="Times New Roman" w:cs="Times New Roman"/>
          <w:sz w:val="28"/>
          <w:szCs w:val="28"/>
        </w:rPr>
        <w:t>e</w:t>
      </w:r>
      <w:r w:rsidR="00F36707" w:rsidRPr="00874CD7">
        <w:rPr>
          <w:rFonts w:ascii="Times New Roman" w:hAnsi="Times New Roman" w:cs="Times New Roman"/>
          <w:sz w:val="28"/>
          <w:szCs w:val="28"/>
        </w:rPr>
        <w:tab/>
      </w:r>
      <w:r w:rsidR="00F36707" w:rsidRPr="00874CD7">
        <w:rPr>
          <w:rFonts w:eastAsiaTheme="minorEastAsia"/>
          <w:sz w:val="28"/>
          <w:szCs w:val="28"/>
        </w:rPr>
        <w:t xml:space="preserve">       </w:t>
      </w:r>
      <w:r w:rsidR="00F36707" w:rsidRPr="00874CD7">
        <w:rPr>
          <w:rFonts w:eastAsiaTheme="minorEastAsia"/>
          <w:sz w:val="28"/>
          <w:szCs w:val="28"/>
        </w:rPr>
        <w:tab/>
        <w:t xml:space="preserve">          </w:t>
      </w:r>
      <w:r w:rsidR="00F36707" w:rsidRPr="00874CD7">
        <w:rPr>
          <w:rFonts w:eastAsiaTheme="minorEastAsia"/>
          <w:b/>
          <w:sz w:val="28"/>
          <w:szCs w:val="28"/>
        </w:rPr>
        <w:t>R</w:t>
      </w:r>
      <w:r w:rsidR="00F36707" w:rsidRPr="00874CD7">
        <w:rPr>
          <w:rFonts w:eastAsiaTheme="minorEastAsia"/>
          <w:sz w:val="28"/>
          <w:szCs w:val="28"/>
        </w:rPr>
        <w:t xml:space="preserve">c=2.133k         </w:t>
      </w:r>
      <w:r w:rsidR="00F36707" w:rsidRPr="00874CD7">
        <w:rPr>
          <w:rFonts w:eastAsiaTheme="minorEastAsia"/>
          <w:b/>
          <w:sz w:val="28"/>
          <w:szCs w:val="28"/>
        </w:rPr>
        <w:t>R</w:t>
      </w:r>
      <w:r w:rsidR="00F36707" w:rsidRPr="00874CD7">
        <w:rPr>
          <w:rFonts w:eastAsiaTheme="minorEastAsia"/>
          <w:sz w:val="28"/>
          <w:szCs w:val="28"/>
        </w:rPr>
        <w:t>L=2.154K</w:t>
      </w:r>
    </w:p>
    <w:p w:rsidR="00F36707" w:rsidRPr="00874CD7" w:rsidRDefault="00F36707" w:rsidP="00F36707">
      <w:pPr>
        <w:tabs>
          <w:tab w:val="left" w:pos="3430"/>
        </w:tabs>
        <w:rPr>
          <w:rFonts w:eastAsiaTheme="minorEastAsia"/>
          <w:sz w:val="28"/>
          <w:szCs w:val="28"/>
        </w:rPr>
      </w:pPr>
      <w:r w:rsidRPr="00874CD7">
        <w:rPr>
          <w:rFonts w:eastAsiaTheme="minorEastAsia"/>
          <w:sz w:val="28"/>
          <w:szCs w:val="28"/>
        </w:rPr>
        <w:tab/>
        <w:t xml:space="preserve">                   </w:t>
      </w:r>
      <w:r w:rsidRPr="00874CD7">
        <w:rPr>
          <w:rFonts w:eastAsiaTheme="minorEastAsia"/>
          <w:b/>
          <w:sz w:val="28"/>
          <w:szCs w:val="28"/>
        </w:rPr>
        <w:t>R</w:t>
      </w:r>
      <w:r w:rsidRPr="00874CD7">
        <w:rPr>
          <w:rFonts w:eastAsiaTheme="minorEastAsia"/>
          <w:sz w:val="28"/>
          <w:szCs w:val="28"/>
        </w:rPr>
        <w:t>E = 100.53</w:t>
      </w:r>
    </w:p>
    <w:p w:rsidR="00F36707" w:rsidRPr="00874CD7" w:rsidRDefault="00F36707" w:rsidP="00F36707">
      <w:pPr>
        <w:rPr>
          <w:rFonts w:eastAsiaTheme="minorEastAsia"/>
          <w:sz w:val="28"/>
          <w:szCs w:val="28"/>
        </w:rPr>
      </w:pPr>
    </w:p>
    <w:p w:rsidR="00F36707" w:rsidRPr="00874CD7" w:rsidRDefault="00F36707" w:rsidP="00F36707">
      <w:pPr>
        <w:rPr>
          <w:rFonts w:eastAsiaTheme="minorEastAsia"/>
          <w:sz w:val="28"/>
          <w:szCs w:val="28"/>
        </w:rPr>
      </w:pP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4D687B">
        <w:rPr>
          <w:rFonts w:ascii="Times New Roman" w:eastAsiaTheme="minorEastAsia" w:hAnsi="Times New Roman" w:cs="Times New Roman"/>
          <w:b/>
          <w:sz w:val="28"/>
          <w:szCs w:val="28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in base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hfe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</m:t>
            </m: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(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`e+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81.1212 </m:t>
            </m: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(109.869)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= 8.913k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4D687B">
        <w:rPr>
          <w:rFonts w:ascii="Times New Roman" w:eastAsiaTheme="minorEastAsia" w:hAnsi="Times New Roman" w:cs="Times New Roman"/>
          <w:b/>
          <w:sz w:val="28"/>
          <w:szCs w:val="28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>in base = 8.913k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4D687B">
        <w:rPr>
          <w:rFonts w:ascii="Times New Roman" w:eastAsiaTheme="minorEastAsia" w:hAnsi="Times New Roman" w:cs="Times New Roman"/>
          <w:b/>
          <w:sz w:val="28"/>
          <w:szCs w:val="28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input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( 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R1|</m:t>
        </m:r>
        <m:d>
          <m:dPr>
            <m:begChr m:val="|"/>
            <m:endChr m:val="|"/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R1</m:t>
            </m:r>
          </m:e>
        </m:d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| 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Z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in base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( 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1.82399K||8.913K 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= 1.514112k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4D687B">
        <w:rPr>
          <w:rFonts w:ascii="Times New Roman" w:eastAsiaTheme="minorEastAsia" w:hAnsi="Times New Roman" w:cs="Times New Roman"/>
          <w:b/>
          <w:sz w:val="28"/>
          <w:szCs w:val="28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>input = 1.514112k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Pr="00760826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760826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 xml:space="preserve">v= </w:t>
      </w:r>
      <m:oMath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c||</m:t>
            </m:r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`e+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E</m:t>
            </m:r>
          </m:den>
        </m:f>
      </m:oMath>
      <w:r w:rsidRPr="00760826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2.133K ||2.154K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9.3381+100.53</m:t>
            </m:r>
          </m:den>
        </m:f>
      </m:oMath>
      <w:r w:rsidRPr="00760826">
        <w:rPr>
          <w:rFonts w:ascii="Times New Roman" w:eastAsiaTheme="minorEastAsia" w:hAnsi="Times New Roman" w:cs="Times New Roman"/>
          <w:sz w:val="28"/>
          <w:szCs w:val="28"/>
        </w:rPr>
        <w:t xml:space="preserve"> = (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w:rPr>
                <w:rFonts w:ascii="Times New Roman" w:eastAsiaTheme="minorEastAsia" w:hAnsi="Times New Roman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1.07162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109.869</m:t>
            </m:r>
          </m:den>
        </m:f>
      </m:oMath>
      <w:r w:rsidRPr="00760826">
        <w:rPr>
          <w:rFonts w:ascii="Times New Roman" w:eastAsiaTheme="minorEastAsia" w:hAnsi="Times New Roman" w:cs="Times New Roman"/>
          <w:sz w:val="28"/>
          <w:szCs w:val="28"/>
        </w:rPr>
        <w:t xml:space="preserve"> ) = -9.75367</w:t>
      </w:r>
    </w:p>
    <w:p w:rsidR="00F36707" w:rsidRPr="00760826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760826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>v= -9.75367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751A40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751A40">
        <w:rPr>
          <w:rFonts w:ascii="Times New Roman" w:eastAsiaTheme="minorEastAsia" w:hAnsi="Times New Roman" w:cs="Times New Roman"/>
          <w:sz w:val="20"/>
          <w:szCs w:val="20"/>
        </w:rPr>
        <w:t>D</w:t>
      </w:r>
      <w:r w:rsidRPr="00751A40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input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input+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51A40">
        <w:rPr>
          <w:rFonts w:ascii="Times New Roman" w:eastAsiaTheme="minorEastAsia" w:hAnsi="Times New Roman" w:cs="Times New Roman"/>
          <w:sz w:val="28"/>
          <w:szCs w:val="28"/>
        </w:rPr>
        <w:t>= (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1.514112k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1.514112k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+9.823k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) = .13355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751A40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751A40">
        <w:rPr>
          <w:rFonts w:ascii="Times New Roman" w:eastAsiaTheme="minorEastAsia" w:hAnsi="Times New Roman" w:cs="Times New Roman"/>
          <w:sz w:val="20"/>
          <w:szCs w:val="20"/>
        </w:rPr>
        <w:t>D</w:t>
      </w:r>
      <w:r w:rsidRPr="00751A40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.1336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Pr="00751A40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Pr="00CD0141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CD0141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CD0141">
        <w:rPr>
          <w:rFonts w:ascii="Times New Roman" w:eastAsiaTheme="minorEastAsia" w:hAnsi="Times New Roman" w:cs="Times New Roman"/>
          <w:sz w:val="28"/>
          <w:szCs w:val="28"/>
        </w:rPr>
        <w:t xml:space="preserve">E= </w:t>
      </w:r>
      <w:r w:rsidRPr="00CD0141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CD0141">
        <w:rPr>
          <w:rFonts w:ascii="Times New Roman" w:eastAsiaTheme="minorEastAsia" w:hAnsi="Times New Roman" w:cs="Times New Roman"/>
          <w:sz w:val="28"/>
          <w:szCs w:val="28"/>
        </w:rPr>
        <w:t xml:space="preserve">v * </w:t>
      </w:r>
      <w:r w:rsidRPr="00CD0141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CD0141">
        <w:rPr>
          <w:rFonts w:ascii="Times New Roman" w:eastAsiaTheme="minorEastAsia" w:hAnsi="Times New Roman" w:cs="Times New Roman"/>
          <w:sz w:val="28"/>
          <w:szCs w:val="28"/>
        </w:rPr>
        <w:t xml:space="preserve">D = </w:t>
      </w:r>
      <w:r>
        <w:rPr>
          <w:rFonts w:ascii="Times New Roman" w:eastAsiaTheme="minorEastAsia" w:hAnsi="Times New Roman" w:cs="Times New Roman"/>
          <w:sz w:val="28"/>
          <w:szCs w:val="28"/>
        </w:rPr>
        <w:t>-9.75367</w:t>
      </w:r>
      <w:r w:rsidRPr="00CD0141">
        <w:rPr>
          <w:rFonts w:ascii="Times New Roman" w:eastAsiaTheme="minorEastAsia" w:hAnsi="Times New Roman" w:cs="Times New Roman"/>
          <w:sz w:val="28"/>
          <w:szCs w:val="28"/>
        </w:rPr>
        <w:t>* .1336 = -1.30265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CD0141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CD0141">
        <w:rPr>
          <w:rFonts w:ascii="Times New Roman" w:eastAsiaTheme="minorEastAsia" w:hAnsi="Times New Roman" w:cs="Times New Roman"/>
          <w:sz w:val="28"/>
          <w:szCs w:val="28"/>
        </w:rPr>
        <w:t>E= -1.303</w:t>
      </w:r>
    </w:p>
    <w:p w:rsidR="00F36707" w:rsidRPr="00CD0141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66218B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 =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v 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(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input </m:t>
            </m:r>
          </m:num>
          <m:den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L</m:t>
            </m:r>
          </m:den>
        </m:f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 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51A40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-9.75367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(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1.514112k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2.154K</m:t>
            </m:r>
          </m:den>
        </m:f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 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= -6.85619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66218B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>i = -6.856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Pr="00760826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760826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 xml:space="preserve">P= </w:t>
      </w:r>
      <w:r w:rsidRPr="00760826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 xml:space="preserve">v * </w:t>
      </w:r>
      <w:r w:rsidRPr="00760826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>i = -9.75367* -6.85619= 66.873</w:t>
      </w:r>
    </w:p>
    <w:p w:rsidR="00F36707" w:rsidRPr="00760826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760826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>P= 66.873</w:t>
      </w:r>
    </w:p>
    <w:p w:rsidR="00F36707" w:rsidRDefault="009F235C" w:rsidP="00F36707">
      <w:pPr>
        <w:spacing w:after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rect id="_x0000_s1312" style="position:absolute;margin-left:281.45pt;margin-top:9.3pt;width:207.95pt;height:231.4pt;z-index:-251427840" wrapcoords="-78 -70 -78 21530 21678 21530 21678 -70 -78 -70" strokecolor="white [3212]">
            <v:textbox style="mso-next-textbox:#_x0000_s1312">
              <w:txbxContent>
                <w:p w:rsidR="008E79BA" w:rsidRDefault="008E79BA" w:rsidP="00F3670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i</w:t>
                  </w:r>
                  <w:r w:rsidRPr="00B46F9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Load </w:t>
                  </w:r>
                  <w:r w:rsidRPr="00CD014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= </w:t>
                  </w:r>
                  <w:r w:rsidRPr="00CD014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A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i*</w:t>
                  </w:r>
                  <w:r w:rsidRPr="00CD014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i</w:t>
                  </w:r>
                  <w:r w:rsidRPr="00F11A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-</w:t>
                  </w:r>
                  <w:r w:rsidRPr="00064AC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input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8E79BA" w:rsidRDefault="008E79BA" w:rsidP="00F3670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i</w:t>
                  </w:r>
                  <w:r w:rsidRPr="00B46F9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Load </w:t>
                  </w:r>
                  <w:r w:rsidRPr="00CD014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-6.856</w:t>
                  </w:r>
                  <w:r w:rsidRPr="00CD014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*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162.883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µ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A</w:t>
                  </w:r>
                </w:p>
                <w:p w:rsidR="008E79BA" w:rsidRDefault="008E79BA" w:rsidP="00F3670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i</w:t>
                  </w:r>
                  <w:r w:rsidRPr="00B46F9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Load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-1.11676mA</w:t>
                  </w:r>
                </w:p>
                <w:p w:rsidR="008E79BA" w:rsidRDefault="008E79BA" w:rsidP="00F3670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8E79BA" w:rsidRPr="00CD0141" w:rsidRDefault="008E79BA" w:rsidP="00F3670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8E79BA" w:rsidRDefault="008E79BA" w:rsidP="00F3670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29741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P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load = 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 xml:space="preserve"> Load</m:t>
                            </m:r>
                          </m:e>
                        </m:d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(R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L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8E79BA" w:rsidRDefault="008E79BA" w:rsidP="00F3670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29741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P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load =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-1.1187mA</m:t>
                            </m:r>
                          </m:e>
                        </m:d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2.154K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8E79BA" w:rsidRDefault="008E79BA" w:rsidP="00F3670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29741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P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load = 2.6861mW</w:t>
                  </w:r>
                </w:p>
                <w:p w:rsidR="008E79BA" w:rsidRDefault="008E79BA" w:rsidP="00F3670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29741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P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load = 2.686mW</w:t>
                  </w:r>
                </w:p>
                <w:p w:rsidR="008E79BA" w:rsidRDefault="008E79BA" w:rsidP="00F36707">
                  <w:pPr>
                    <w:spacing w:after="0"/>
                  </w:pPr>
                </w:p>
              </w:txbxContent>
            </v:textbox>
            <w10:wrap type="tight"/>
          </v:rect>
        </w:pict>
      </w:r>
    </w:p>
    <w:p w:rsidR="00F36707" w:rsidRPr="00760826" w:rsidRDefault="00F36707" w:rsidP="00F36707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760826">
        <w:rPr>
          <w:rFonts w:ascii="Times New Roman" w:eastAsiaTheme="minorEastAsia" w:hAnsi="Times New Roman" w:cs="Times New Roman"/>
          <w:b/>
          <w:sz w:val="28"/>
          <w:szCs w:val="28"/>
        </w:rPr>
        <w:t>i-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>input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51A40">
        <w:rPr>
          <w:rFonts w:ascii="Times New Roman" w:eastAsiaTheme="minorEastAsia" w:hAnsi="Times New Roman" w:cs="Times New Roman"/>
          <w:sz w:val="28"/>
          <w:szCs w:val="28"/>
        </w:rPr>
        <w:t>(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E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s</m:t>
            </m:r>
          </m:num>
          <m:den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x</m:t>
            </m:r>
          </m:den>
        </m:f>
      </m:oMath>
      <w:r w:rsidRPr="00751A40">
        <w:rPr>
          <w:rFonts w:ascii="Times New Roman" w:eastAsiaTheme="minorEastAsia" w:hAnsi="Times New Roman" w:cs="Times New Roman"/>
          <w:sz w:val="28"/>
          <w:szCs w:val="28"/>
        </w:rPr>
        <w:t xml:space="preserve"> 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Pr="00751A40">
        <w:rPr>
          <w:rFonts w:ascii="Times New Roman" w:eastAsiaTheme="minorEastAsia" w:hAnsi="Times New Roman" w:cs="Times New Roman"/>
          <w:sz w:val="28"/>
          <w:szCs w:val="28"/>
        </w:rPr>
        <w:t>(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1600m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9.823k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)=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>162.883µA</w:t>
      </w:r>
    </w:p>
    <w:p w:rsidR="00F36707" w:rsidRPr="00760826" w:rsidRDefault="00F36707" w:rsidP="00F36707">
      <w:pPr>
        <w:rPr>
          <w:rFonts w:ascii="Times New Roman" w:eastAsiaTheme="minorEastAsia" w:hAnsi="Times New Roman" w:cs="Times New Roman"/>
          <w:sz w:val="28"/>
          <w:szCs w:val="28"/>
        </w:rPr>
      </w:pPr>
      <w:r w:rsidRPr="00760826">
        <w:rPr>
          <w:rFonts w:ascii="Times New Roman" w:eastAsiaTheme="minorEastAsia" w:hAnsi="Times New Roman" w:cs="Times New Roman"/>
          <w:b/>
          <w:sz w:val="28"/>
          <w:szCs w:val="28"/>
        </w:rPr>
        <w:t>i-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>input = 162.883µA</w:t>
      </w:r>
    </w:p>
    <w:p w:rsidR="00F36707" w:rsidRDefault="00F36707" w:rsidP="00F36707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Default="00F36707" w:rsidP="00F36707">
      <w:pPr>
        <w:rPr>
          <w:rFonts w:ascii="Times New Roman" w:eastAsiaTheme="minorEastAsia" w:hAnsi="Times New Roman" w:cs="Times New Roman"/>
          <w:sz w:val="28"/>
          <w:szCs w:val="28"/>
        </w:rPr>
      </w:pPr>
      <w:r w:rsidRPr="00717456">
        <w:rPr>
          <w:rFonts w:ascii="Times New Roman" w:eastAsiaTheme="minorEastAsia" w:hAnsi="Times New Roman" w:cs="Times New Roman"/>
          <w:b/>
          <w:sz w:val="28"/>
          <w:szCs w:val="28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input=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/>
                    <w:sz w:val="28"/>
                    <w:szCs w:val="28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i-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input </m:t>
                </m:r>
              </m:e>
            </m:d>
          </m:e>
          <m:sup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(Z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input 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</w:t>
      </w:r>
      <w:r w:rsidRPr="00717456">
        <w:rPr>
          <w:rFonts w:ascii="Times New Roman" w:eastAsiaTheme="minorEastAsia" w:hAnsi="Times New Roman" w:cs="Times New Roman"/>
          <w:b/>
          <w:sz w:val="28"/>
          <w:szCs w:val="28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</w:rPr>
        <w:t>input =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162.883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µ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</m:d>
          </m:e>
          <m:sup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1.514112k 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</w:t>
      </w:r>
      <w:r w:rsidRPr="00717456">
        <w:rPr>
          <w:rFonts w:ascii="Times New Roman" w:eastAsiaTheme="minorEastAsia" w:hAnsi="Times New Roman" w:cs="Times New Roman"/>
          <w:b/>
          <w:sz w:val="28"/>
          <w:szCs w:val="28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</w:rPr>
        <w:t>input = 40.171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µ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w</m:t>
        </m:r>
      </m:oMath>
    </w:p>
    <w:p w:rsidR="00F36707" w:rsidRDefault="00F36707" w:rsidP="00F36707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Default="00F36707" w:rsidP="00F36707">
      <w:pPr>
        <w:rPr>
          <w:rFonts w:ascii="Times New Roman" w:eastAsiaTheme="minorEastAsia" w:hAnsi="Times New Roman" w:cs="Times New Roman"/>
          <w:sz w:val="28"/>
          <w:szCs w:val="28"/>
        </w:rPr>
      </w:pPr>
      <w:r w:rsidRPr="004D687B">
        <w:rPr>
          <w:rFonts w:ascii="Times New Roman" w:eastAsiaTheme="minorEastAsia" w:hAnsi="Times New Roman" w:cs="Times New Roman"/>
          <w:b/>
          <w:sz w:val="28"/>
          <w:szCs w:val="28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>output = 2.1328k = 2.133k</w:t>
      </w:r>
    </w:p>
    <w:p w:rsidR="00F36707" w:rsidRDefault="00F36707" w:rsidP="00F3670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:rsidR="00F36707" w:rsidRDefault="00F36707" w:rsidP="00F36707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Default="009F235C" w:rsidP="00F36707">
      <w:r>
        <w:rPr>
          <w:noProof/>
        </w:rPr>
        <w:pict>
          <v:shape id="_x0000_s1315" type="#_x0000_t136" style="position:absolute;margin-left:87.85pt;margin-top:-30.9pt;width:318.5pt;height:49.2pt;z-index:251891712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Theoretical Analysis&#10;Table #2 Signal Parameters&#10;"/>
          </v:shape>
        </w:pict>
      </w:r>
    </w:p>
    <w:p w:rsidR="00F36707" w:rsidRDefault="00F36707" w:rsidP="00F36707">
      <w:pPr>
        <w:tabs>
          <w:tab w:val="left" w:pos="2443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</w:p>
    <w:p w:rsidR="00F36707" w:rsidRDefault="009F235C" w:rsidP="00F36707">
      <w:pPr>
        <w:tabs>
          <w:tab w:val="left" w:pos="2443"/>
        </w:tabs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pict>
          <v:shape id="_x0000_s1345" type="#_x0000_t88" style="position:absolute;margin-left:108.95pt;margin-top:-50.3pt;width:63pt;height:206.15pt;rotation:270;z-index:251928576"/>
        </w:pict>
      </w:r>
      <w:r w:rsidR="00F36707">
        <w:rPr>
          <w:rFonts w:eastAsiaTheme="minorEastAsia"/>
          <w:sz w:val="28"/>
          <w:szCs w:val="28"/>
        </w:rPr>
        <w:tab/>
        <w:t xml:space="preserve">    </w:t>
      </w:r>
      <w:r w:rsidR="00F36707" w:rsidRPr="008A564A">
        <w:rPr>
          <w:rFonts w:eastAsiaTheme="minorEastAsia"/>
          <w:b/>
          <w:sz w:val="28"/>
          <w:szCs w:val="28"/>
        </w:rPr>
        <w:t>A</w:t>
      </w:r>
      <w:r w:rsidR="00F36707">
        <w:rPr>
          <w:rFonts w:eastAsiaTheme="minorEastAsia"/>
          <w:sz w:val="28"/>
          <w:szCs w:val="28"/>
        </w:rPr>
        <w:t>E</w:t>
      </w:r>
    </w:p>
    <w:p w:rsidR="00F36707" w:rsidRDefault="00F36707" w:rsidP="00F36707">
      <w:pPr>
        <w:rPr>
          <w:rFonts w:eastAsiaTheme="minorEastAsia"/>
          <w:sz w:val="28"/>
          <w:szCs w:val="28"/>
        </w:rPr>
      </w:pPr>
    </w:p>
    <w:p w:rsidR="00F36707" w:rsidRDefault="009F235C" w:rsidP="00F36707">
      <w:pPr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pict>
          <v:shape id="_x0000_s1343" type="#_x0000_t88" style="position:absolute;margin-left:6.25pt;margin-top:6.4pt;width:63pt;height:100.2pt;rotation:270;z-index:251926528"/>
        </w:pict>
      </w:r>
      <w:r>
        <w:rPr>
          <w:rFonts w:eastAsiaTheme="minorEastAsia"/>
          <w:noProof/>
          <w:sz w:val="28"/>
          <w:szCs w:val="28"/>
        </w:rPr>
        <w:pict>
          <v:shape id="_x0000_s1344" type="#_x0000_t88" style="position:absolute;margin-left:211.85pt;margin-top:-95.75pt;width:63pt;height:304.5pt;rotation:270;z-index:251927552"/>
        </w:pict>
      </w:r>
    </w:p>
    <w:p w:rsidR="00F36707" w:rsidRDefault="00F36707" w:rsidP="00F36707">
      <w:pPr>
        <w:rPr>
          <w:rFonts w:eastAsiaTheme="minorEastAsia"/>
          <w:sz w:val="28"/>
          <w:szCs w:val="28"/>
        </w:rPr>
      </w:pPr>
      <w:r w:rsidRPr="008A564A">
        <w:rPr>
          <w:rFonts w:eastAsiaTheme="minorEastAsia"/>
          <w:b/>
          <w:sz w:val="28"/>
          <w:szCs w:val="28"/>
        </w:rPr>
        <w:t>A</w:t>
      </w:r>
      <w:r>
        <w:rPr>
          <w:rFonts w:eastAsiaTheme="minorEastAsia"/>
          <w:sz w:val="28"/>
          <w:szCs w:val="28"/>
        </w:rPr>
        <w:t>D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 xml:space="preserve"> </w:t>
      </w:r>
      <w:r w:rsidRPr="008A564A">
        <w:rPr>
          <w:rFonts w:eastAsiaTheme="minorEastAsia"/>
          <w:b/>
          <w:sz w:val="28"/>
          <w:szCs w:val="28"/>
        </w:rPr>
        <w:t>A</w:t>
      </w:r>
      <w:r>
        <w:rPr>
          <w:rFonts w:eastAsiaTheme="minorEastAsia"/>
          <w:sz w:val="28"/>
          <w:szCs w:val="28"/>
        </w:rPr>
        <w:t>V</w:t>
      </w:r>
    </w:p>
    <w:p w:rsidR="00F36707" w:rsidRDefault="00F36707" w:rsidP="00F36707">
      <w:pPr>
        <w:spacing w:after="0" w:line="240" w:lineRule="auto"/>
        <w:rPr>
          <w:rFonts w:eastAsiaTheme="minorEastAsia"/>
          <w:sz w:val="28"/>
          <w:szCs w:val="28"/>
        </w:rPr>
      </w:pPr>
      <w:r w:rsidRPr="0078152E">
        <w:rPr>
          <w:rFonts w:eastAsiaTheme="minorEastAsia"/>
          <w:b/>
          <w:noProof/>
          <w:sz w:val="28"/>
          <w:szCs w:val="28"/>
        </w:rPr>
        <w:drawing>
          <wp:anchor distT="0" distB="0" distL="114300" distR="114300" simplePos="0" relativeHeight="251896832" behindDoc="1" locked="0" layoutInCell="1" allowOverlap="1">
            <wp:simplePos x="0" y="0"/>
            <wp:positionH relativeFrom="column">
              <wp:posOffset>303730</wp:posOffset>
            </wp:positionH>
            <wp:positionV relativeFrom="paragraph">
              <wp:posOffset>173533</wp:posOffset>
            </wp:positionV>
            <wp:extent cx="350983" cy="431515"/>
            <wp:effectExtent l="57150" t="0" r="49067" b="0"/>
            <wp:wrapNone/>
            <wp:docPr id="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 rot="5400000" flipH="1">
                      <a:off x="0" y="0"/>
                      <a:ext cx="350983" cy="43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8152E">
        <w:rPr>
          <w:rFonts w:eastAsiaTheme="minorEastAsia"/>
          <w:b/>
          <w:sz w:val="28"/>
          <w:szCs w:val="28"/>
        </w:rPr>
        <w:t xml:space="preserve">         R</w:t>
      </w:r>
      <w:r>
        <w:rPr>
          <w:rFonts w:eastAsiaTheme="minorEastAsia"/>
          <w:sz w:val="28"/>
          <w:szCs w:val="28"/>
        </w:rPr>
        <w:t>s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</w:p>
    <w:p w:rsidR="00F36707" w:rsidRDefault="009F235C" w:rsidP="00F36707">
      <w:pPr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pict>
          <v:shape id="_x0000_s1346" type="#_x0000_t32" style="position:absolute;margin-left:417.45pt;margin-top:12.45pt;width:0;height:39.15pt;flip:y;z-index:251929600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341" type="#_x0000_t32" style="position:absolute;margin-left:341.85pt;margin-top:11.6pt;width:0;height:39.15pt;flip:y;z-index:251924480" o:connectortype="straight">
            <v:stroke endarrow="oval"/>
          </v:shape>
        </w:pict>
      </w:r>
      <w:r>
        <w:rPr>
          <w:rFonts w:eastAsiaTheme="minorEastAsia"/>
          <w:noProof/>
          <w:sz w:val="28"/>
          <w:szCs w:val="28"/>
        </w:rPr>
        <w:pict>
          <v:shape id="_x0000_s1338" type="#_x0000_t32" style="position:absolute;margin-left:224.95pt;margin-top:12.45pt;width:0;height:39.15pt;flip:y;z-index:251921408" o:connectortype="straight">
            <v:stroke endarrow="oval"/>
          </v:shape>
        </w:pict>
      </w:r>
      <w:r>
        <w:rPr>
          <w:rFonts w:eastAsiaTheme="minorEastAsia"/>
          <w:noProof/>
          <w:sz w:val="28"/>
          <w:szCs w:val="28"/>
        </w:rPr>
        <w:pict>
          <v:shape id="_x0000_s1326" type="#_x0000_t32" style="position:absolute;margin-left:272.65pt;margin-top:11.6pt;width:31.5pt;height:.85pt;flip:x;z-index:251906048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314" type="#_x0000_t32" style="position:absolute;margin-left:237.9pt;margin-top:11.6pt;width:27.55pt;height:.85pt;flip:x y;z-index:251890688" o:connectortype="straight">
            <v:stroke endarrow="block"/>
          </v:shape>
        </w:pict>
      </w:r>
      <w:r>
        <w:rPr>
          <w:rFonts w:eastAsiaTheme="minorEastAsia"/>
          <w:noProof/>
          <w:sz w:val="28"/>
          <w:szCs w:val="28"/>
        </w:rPr>
        <w:pict>
          <v:oval id="_x0000_s1313" style="position:absolute;margin-left:230.85pt;margin-top:2.8pt;width:41.8pt;height:19.35pt;z-index:251889664"/>
        </w:pict>
      </w:r>
      <w:r>
        <w:rPr>
          <w:rFonts w:eastAsiaTheme="minorEastAsia"/>
          <w:noProof/>
          <w:sz w:val="28"/>
          <w:szCs w:val="28"/>
        </w:rPr>
        <w:pict>
          <v:shape id="_x0000_s1337" type="#_x0000_t32" style="position:absolute;margin-left:152.05pt;margin-top:12.45pt;width:0;height:34.65pt;flip:y;z-index:251920384" o:connectortype="straight">
            <v:stroke endarrow="oval"/>
          </v:shape>
        </w:pict>
      </w:r>
      <w:r>
        <w:rPr>
          <w:rFonts w:eastAsiaTheme="minorEastAsia"/>
          <w:noProof/>
          <w:sz w:val="28"/>
          <w:szCs w:val="28"/>
        </w:rPr>
        <w:pict>
          <v:shape id="_x0000_s1334" type="#_x0000_t32" style="position:absolute;margin-left:64.7pt;margin-top:12.45pt;width:0;height:156pt;z-index:251917312" o:connectortype="straight">
            <v:stroke startarrow="oval" endarrow="oval"/>
          </v:shape>
        </w:pict>
      </w:r>
      <w:r>
        <w:rPr>
          <w:rFonts w:eastAsiaTheme="minorEastAsia"/>
          <w:noProof/>
          <w:sz w:val="28"/>
          <w:szCs w:val="28"/>
        </w:rPr>
        <w:pict>
          <v:shape id="_x0000_s1329" type="#_x0000_t32" style="position:absolute;margin-left:395.6pt;margin-top:12.45pt;width:0;height:59.35pt;z-index:251910144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320" type="#_x0000_t32" style="position:absolute;margin-left:54.65pt;margin-top:12.45pt;width:139.8pt;height:0;flip:x;z-index:251897856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325" type="#_x0000_t32" style="position:absolute;margin-left:302.55pt;margin-top:12.4pt;width:0;height:59.4pt;z-index:251905024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333" type="#_x0000_t32" style="position:absolute;margin-left:91.05pt;margin-top:11.6pt;width:0;height:64.6pt;z-index:251916288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332" type="#_x0000_t32" style="position:absolute;margin-left:195.35pt;margin-top:12.45pt;width:0;height:34.65pt;z-index:251915264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328" type="#_x0000_t32" style="position:absolute;margin-left:302.55pt;margin-top:11.6pt;width:93.05pt;height:0;flip:x;z-index:251909120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324" type="#_x0000_t32" style="position:absolute;margin-left:194.45pt;margin-top:12.4pt;width:36.4pt;height:0;flip:x;z-index:251904000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319" type="#_x0000_t32" style="position:absolute;margin-left:-12.95pt;margin-top:11.6pt;width:36.4pt;height:0;flip:x;z-index:251895808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318" type="#_x0000_t32" style="position:absolute;margin-left:-12.95pt;margin-top:11.6pt;width:0;height:54.55pt;z-index:251894784" o:connectortype="straight"/>
        </w:pict>
      </w:r>
    </w:p>
    <w:p w:rsidR="00F36707" w:rsidRDefault="00F36707" w:rsidP="00F36707">
      <w:pPr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drawing>
          <wp:anchor distT="0" distB="0" distL="114300" distR="114300" simplePos="0" relativeHeight="251914240" behindDoc="1" locked="0" layoutInCell="1" allowOverlap="1">
            <wp:simplePos x="0" y="0"/>
            <wp:positionH relativeFrom="column">
              <wp:posOffset>2267592</wp:posOffset>
            </wp:positionH>
            <wp:positionV relativeFrom="paragraph">
              <wp:posOffset>210035</wp:posOffset>
            </wp:positionV>
            <wp:extent cx="401784" cy="443287"/>
            <wp:effectExtent l="38100" t="19050" r="17316" b="0"/>
            <wp:wrapNone/>
            <wp:docPr id="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 rot="10644810" flipH="1">
                      <a:off x="0" y="0"/>
                      <a:ext cx="401784" cy="44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6707" w:rsidRPr="00874CD7" w:rsidRDefault="009F235C" w:rsidP="00F36707">
      <w:pPr>
        <w:tabs>
          <w:tab w:val="left" w:pos="3252"/>
        </w:tabs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pict>
          <v:shape id="_x0000_s1336" type="#_x0000_t32" style="position:absolute;margin-left:152.2pt;margin-top:27.05pt;width:0;height:80.6pt;z-index:251919360" o:connectortype="straight">
            <v:stroke endarrow="oval"/>
          </v:shape>
        </w:pict>
      </w:r>
      <w:r>
        <w:rPr>
          <w:rFonts w:eastAsiaTheme="minorEastAsia"/>
          <w:noProof/>
          <w:sz w:val="28"/>
          <w:szCs w:val="28"/>
        </w:rPr>
        <w:pict>
          <v:oval id="_x0000_s1335" style="position:absolute;margin-left:30.7pt;margin-top:5.9pt;width:47.75pt;height:41.3pt;z-index:251918336" strokecolor="white [3212]">
            <v:textbox style="mso-next-textbox:#_x0000_s1335">
              <w:txbxContent>
                <w:p w:rsidR="008E79BA" w:rsidRPr="00A77074" w:rsidRDefault="008E79BA" w:rsidP="00F3670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eastAsiaTheme="minorEastAsia"/>
                      <w:b/>
                      <w:sz w:val="28"/>
                      <w:szCs w:val="28"/>
                      <w:lang w:val="es-ES"/>
                    </w:rPr>
                    <w:t xml:space="preserve">  </w:t>
                  </w:r>
                  <w:r w:rsidRPr="0088645F">
                    <w:rPr>
                      <w:rFonts w:eastAsiaTheme="minorEastAsia"/>
                      <w:b/>
                      <w:sz w:val="28"/>
                      <w:szCs w:val="28"/>
                      <w:lang w:val="es-ES"/>
                    </w:rPr>
                    <w:t>E</w:t>
                  </w:r>
                  <w:r w:rsidRPr="0088645F">
                    <w:rPr>
                      <w:rFonts w:eastAsiaTheme="minorEastAsia"/>
                      <w:sz w:val="28"/>
                      <w:szCs w:val="28"/>
                      <w:lang w:val="es-ES"/>
                    </w:rPr>
                    <w:t>s</w:t>
                  </w:r>
                </w:p>
              </w:txbxContent>
            </v:textbox>
          </v:oval>
        </w:pict>
      </w:r>
      <w:r w:rsidR="00F36707">
        <w:rPr>
          <w:rFonts w:eastAsiaTheme="minorEastAsia"/>
          <w:noProof/>
          <w:sz w:val="28"/>
          <w:szCs w:val="28"/>
        </w:rPr>
        <w:drawing>
          <wp:anchor distT="0" distB="0" distL="114300" distR="114300" simplePos="0" relativeHeight="251899904" behindDoc="1" locked="0" layoutInCell="1" allowOverlap="1">
            <wp:simplePos x="0" y="0"/>
            <wp:positionH relativeFrom="column">
              <wp:posOffset>964272</wp:posOffset>
            </wp:positionH>
            <wp:positionV relativeFrom="paragraph">
              <wp:posOffset>179298</wp:posOffset>
            </wp:positionV>
            <wp:extent cx="330272" cy="431515"/>
            <wp:effectExtent l="19050" t="0" r="0" b="0"/>
            <wp:wrapNone/>
            <wp:docPr id="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 rot="10800000" flipH="1">
                      <a:off x="0" y="0"/>
                      <a:ext cx="330272" cy="43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36707">
        <w:rPr>
          <w:rFonts w:eastAsiaTheme="minorEastAsia"/>
          <w:noProof/>
          <w:sz w:val="28"/>
          <w:szCs w:val="28"/>
        </w:rPr>
        <w:drawing>
          <wp:anchor distT="0" distB="0" distL="114300" distR="114300" simplePos="0" relativeHeight="251907072" behindDoc="1" locked="0" layoutInCell="1" allowOverlap="1">
            <wp:simplePos x="0" y="0"/>
            <wp:positionH relativeFrom="column">
              <wp:posOffset>3623781</wp:posOffset>
            </wp:positionH>
            <wp:positionV relativeFrom="paragraph">
              <wp:posOffset>172527</wp:posOffset>
            </wp:positionV>
            <wp:extent cx="401784" cy="443287"/>
            <wp:effectExtent l="38100" t="19050" r="17316" b="0"/>
            <wp:wrapNone/>
            <wp:docPr id="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 rot="10644810" flipH="1">
                      <a:off x="0" y="0"/>
                      <a:ext cx="401784" cy="44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  <w:sz w:val="28"/>
          <w:szCs w:val="28"/>
        </w:rPr>
        <w:pict>
          <v:shape id="_x0000_s1323" type="#_x0000_t32" style="position:absolute;margin-left:197.7pt;margin-top:77.6pt;width:0;height:31.55pt;z-index:251902976;mso-position-horizontal-relative:text;mso-position-vertical-relative:text" o:connectortype="straight"/>
        </w:pict>
      </w:r>
      <w:r w:rsidR="00F36707">
        <w:rPr>
          <w:rFonts w:eastAsiaTheme="minorEastAsia"/>
          <w:noProof/>
          <w:sz w:val="28"/>
          <w:szCs w:val="28"/>
        </w:rPr>
        <w:drawing>
          <wp:anchor distT="0" distB="0" distL="114300" distR="114300" simplePos="0" relativeHeight="251901952" behindDoc="1" locked="0" layoutInCell="1" allowOverlap="1">
            <wp:simplePos x="0" y="0"/>
            <wp:positionH relativeFrom="column">
              <wp:posOffset>2298415</wp:posOffset>
            </wp:positionH>
            <wp:positionV relativeFrom="paragraph">
              <wp:posOffset>583494</wp:posOffset>
            </wp:positionV>
            <wp:extent cx="374885" cy="443287"/>
            <wp:effectExtent l="38100" t="19050" r="6115" b="0"/>
            <wp:wrapNone/>
            <wp:docPr id="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 rot="10644810" flipH="1">
                      <a:off x="0" y="0"/>
                      <a:ext cx="374885" cy="44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  <w:sz w:val="28"/>
          <w:szCs w:val="28"/>
        </w:rPr>
        <w:pict>
          <v:shape id="_x0000_s1322" type="#_x0000_t32" style="position:absolute;margin-left:196.95pt;margin-top:19.8pt;width:0;height:28.1pt;z-index:251900928;mso-position-horizontal-relative:text;mso-position-vertical-relative:text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331" type="#_x0000_t32" style="position:absolute;margin-left:-12.95pt;margin-top:109.2pt;width:411.75pt;height:0;flip:x;z-index:251913216;mso-position-horizontal-relative:text;mso-position-vertical-relative:text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330" type="#_x0000_t32" style="position:absolute;margin-left:398.8pt;margin-top:45.45pt;width:0;height:63.7pt;z-index:251912192;mso-position-horizontal-relative:text;mso-position-vertical-relative:text" o:connectortype="straight"/>
        </w:pict>
      </w:r>
      <w:r w:rsidR="00F36707">
        <w:rPr>
          <w:rFonts w:eastAsiaTheme="minorEastAsia"/>
          <w:noProof/>
          <w:sz w:val="28"/>
          <w:szCs w:val="28"/>
        </w:rPr>
        <w:drawing>
          <wp:anchor distT="0" distB="0" distL="114300" distR="114300" simplePos="0" relativeHeight="251911168" behindDoc="1" locked="0" layoutInCell="1" allowOverlap="1">
            <wp:simplePos x="0" y="0"/>
            <wp:positionH relativeFrom="column">
              <wp:posOffset>4825857</wp:posOffset>
            </wp:positionH>
            <wp:positionV relativeFrom="paragraph">
              <wp:posOffset>151979</wp:posOffset>
            </wp:positionV>
            <wp:extent cx="389084" cy="443287"/>
            <wp:effectExtent l="38100" t="19050" r="10966" b="0"/>
            <wp:wrapNone/>
            <wp:docPr id="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 rot="10644810" flipH="1">
                      <a:off x="0" y="0"/>
                      <a:ext cx="389084" cy="44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  <w:sz w:val="28"/>
          <w:szCs w:val="28"/>
        </w:rPr>
        <w:pict>
          <v:shape id="_x0000_s1327" type="#_x0000_t32" style="position:absolute;margin-left:304.15pt;margin-top:47.9pt;width:0;height:63.7pt;z-index:251908096;mso-position-horizontal-relative:text;mso-position-vertical-relative:text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317" type="#_x0000_t32" style="position:absolute;margin-left:-12.95pt;margin-top:45.45pt;width:0;height:63.7pt;z-index:251893760;mso-position-horizontal-relative:text;mso-position-vertical-relative:text" o:connectortype="straight"/>
        </w:pict>
      </w:r>
      <w:r>
        <w:rPr>
          <w:rFonts w:eastAsiaTheme="minorEastAsia"/>
          <w:noProof/>
          <w:sz w:val="28"/>
          <w:szCs w:val="28"/>
        </w:rPr>
        <w:pict>
          <v:shape id="_x0000_s1316" type="#_x0000_t120" style="position:absolute;margin-left:-32.05pt;margin-top:6.85pt;width:36.75pt;height:38.6pt;z-index:251892736;mso-position-horizontal-relative:text;mso-position-vertical-relative:text">
            <v:textbox style="mso-next-textbox:#_x0000_s1316">
              <w:txbxContent>
                <w:p w:rsidR="008E79BA" w:rsidRDefault="008E79BA" w:rsidP="00F36707">
                  <w:r>
                    <w:rPr>
                      <w:noProof/>
                    </w:rPr>
                    <w:drawing>
                      <wp:inline distT="0" distB="0" distL="0" distR="0">
                        <wp:extent cx="193675" cy="104759"/>
                        <wp:effectExtent l="19050" t="0" r="0" b="0"/>
                        <wp:docPr id="3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3675" cy="1047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36707" w:rsidRPr="00874CD7">
        <w:rPr>
          <w:rFonts w:eastAsiaTheme="minorEastAsia"/>
          <w:sz w:val="28"/>
          <w:szCs w:val="28"/>
        </w:rPr>
        <w:t xml:space="preserve">   </w:t>
      </w:r>
      <w:r w:rsidR="00F36707" w:rsidRPr="00874CD7">
        <w:rPr>
          <w:rFonts w:eastAsiaTheme="minorEastAsia"/>
          <w:b/>
          <w:sz w:val="28"/>
          <w:szCs w:val="28"/>
        </w:rPr>
        <w:t xml:space="preserve">                            R</w:t>
      </w:r>
      <w:r w:rsidR="00F36707" w:rsidRPr="00874CD7">
        <w:rPr>
          <w:rFonts w:eastAsiaTheme="minorEastAsia"/>
          <w:sz w:val="28"/>
          <w:szCs w:val="28"/>
        </w:rPr>
        <w:t xml:space="preserve">1,2     </w:t>
      </w:r>
      <w:r w:rsidR="00F36707" w:rsidRPr="00874CD7">
        <w:rPr>
          <w:rFonts w:ascii="Times New Roman" w:hAnsi="Times New Roman" w:cs="Times New Roman"/>
          <w:b/>
          <w:sz w:val="28"/>
          <w:szCs w:val="28"/>
        </w:rPr>
        <w:t>V</w:t>
      </w:r>
      <w:r w:rsidR="00F36707" w:rsidRPr="00874CD7">
        <w:rPr>
          <w:rFonts w:ascii="Times New Roman" w:hAnsi="Times New Roman" w:cs="Times New Roman"/>
          <w:sz w:val="28"/>
          <w:szCs w:val="28"/>
        </w:rPr>
        <w:t>b</w:t>
      </w:r>
      <w:r w:rsidR="00F36707" w:rsidRPr="00874CD7">
        <w:rPr>
          <w:rFonts w:eastAsiaTheme="minorEastAsia"/>
          <w:sz w:val="28"/>
          <w:szCs w:val="28"/>
        </w:rPr>
        <w:tab/>
      </w:r>
      <w:r w:rsidR="00F36707" w:rsidRPr="00874CD7">
        <w:rPr>
          <w:rFonts w:eastAsiaTheme="minorEastAsia"/>
          <w:sz w:val="28"/>
          <w:szCs w:val="28"/>
        </w:rPr>
        <w:tab/>
        <w:t xml:space="preserve">         </w:t>
      </w:r>
      <w:r w:rsidR="00F36707" w:rsidRPr="00874CD7">
        <w:rPr>
          <w:rFonts w:eastAsiaTheme="minorEastAsia"/>
          <w:b/>
          <w:sz w:val="28"/>
          <w:szCs w:val="28"/>
        </w:rPr>
        <w:t>r</w:t>
      </w:r>
      <m:oMath>
        <m:r>
          <w:rPr>
            <w:rFonts w:ascii="Cambria Math" w:eastAsiaTheme="minorEastAsia" w:hAnsi="Cambria Math"/>
            <w:sz w:val="28"/>
            <w:szCs w:val="28"/>
          </w:rPr>
          <m:t>`e</m:t>
        </m:r>
      </m:oMath>
      <w:r w:rsidR="00F36707" w:rsidRPr="00874CD7">
        <w:rPr>
          <w:rFonts w:eastAsiaTheme="minorEastAsia"/>
          <w:sz w:val="28"/>
          <w:szCs w:val="28"/>
        </w:rPr>
        <w:t xml:space="preserve"> </w:t>
      </w:r>
      <w:r w:rsidR="00F36707">
        <w:rPr>
          <w:rFonts w:eastAsiaTheme="minorEastAsia"/>
          <w:sz w:val="28"/>
          <w:szCs w:val="28"/>
        </w:rPr>
        <w:t>=16.713</w:t>
      </w:r>
      <w:r w:rsidR="00F36707" w:rsidRPr="00874CD7">
        <w:rPr>
          <w:rFonts w:eastAsiaTheme="minorEastAsia"/>
          <w:sz w:val="28"/>
          <w:szCs w:val="28"/>
        </w:rPr>
        <w:tab/>
      </w:r>
      <w:r w:rsidR="00F36707">
        <w:rPr>
          <w:rFonts w:eastAsiaTheme="minorEastAsia"/>
          <w:sz w:val="28"/>
          <w:szCs w:val="28"/>
        </w:rPr>
        <w:tab/>
      </w:r>
      <w:r w:rsidR="00F36707" w:rsidRPr="00874CD7">
        <w:rPr>
          <w:rFonts w:eastAsiaTheme="minorEastAsia"/>
          <w:sz w:val="28"/>
          <w:szCs w:val="28"/>
        </w:rPr>
        <w:tab/>
        <w:t xml:space="preserve">   </w:t>
      </w:r>
      <w:r w:rsidR="00F36707" w:rsidRPr="00874CD7">
        <w:rPr>
          <w:rFonts w:ascii="Times New Roman" w:hAnsi="Times New Roman" w:cs="Times New Roman"/>
          <w:b/>
          <w:sz w:val="28"/>
          <w:szCs w:val="28"/>
        </w:rPr>
        <w:t>V</w:t>
      </w:r>
      <w:r w:rsidR="00F36707" w:rsidRPr="00874CD7">
        <w:rPr>
          <w:rFonts w:ascii="Times New Roman" w:hAnsi="Times New Roman" w:cs="Times New Roman"/>
          <w:sz w:val="28"/>
          <w:szCs w:val="28"/>
        </w:rPr>
        <w:t>c</w:t>
      </w:r>
      <w:r w:rsidR="00F36707" w:rsidRPr="00874CD7">
        <w:rPr>
          <w:rFonts w:eastAsiaTheme="minorEastAsia"/>
          <w:sz w:val="28"/>
          <w:szCs w:val="28"/>
        </w:rPr>
        <w:tab/>
      </w:r>
      <w:r w:rsidR="00F36707">
        <w:rPr>
          <w:rFonts w:eastAsiaTheme="minorEastAsia"/>
          <w:sz w:val="28"/>
          <w:szCs w:val="28"/>
        </w:rPr>
        <w:tab/>
        <w:t xml:space="preserve">    </w:t>
      </w:r>
      <w:r w:rsidR="00F36707" w:rsidRPr="00874CD7">
        <w:rPr>
          <w:rFonts w:ascii="Times New Roman" w:hAnsi="Times New Roman" w:cs="Times New Roman"/>
          <w:b/>
          <w:sz w:val="28"/>
          <w:szCs w:val="28"/>
        </w:rPr>
        <w:t>V</w:t>
      </w:r>
      <w:r w:rsidR="00F36707">
        <w:rPr>
          <w:rFonts w:ascii="Times New Roman" w:hAnsi="Times New Roman" w:cs="Times New Roman"/>
          <w:sz w:val="28"/>
          <w:szCs w:val="28"/>
        </w:rPr>
        <w:t>L</w:t>
      </w:r>
      <w:r w:rsidR="00F36707" w:rsidRPr="00874CD7">
        <w:rPr>
          <w:rFonts w:eastAsiaTheme="minorEastAsia"/>
          <w:sz w:val="28"/>
          <w:szCs w:val="28"/>
        </w:rPr>
        <w:tab/>
      </w:r>
    </w:p>
    <w:p w:rsidR="00F36707" w:rsidRPr="00874CD7" w:rsidRDefault="009F235C" w:rsidP="00F36707">
      <w:pPr>
        <w:rPr>
          <w:rFonts w:eastAsiaTheme="minorEastAsia"/>
          <w:sz w:val="28"/>
          <w:szCs w:val="28"/>
        </w:rPr>
      </w:pPr>
      <w:r w:rsidRPr="009F235C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347" type="#_x0000_t32" style="position:absolute;margin-left:417.45pt;margin-top:24.05pt;width:0;height:55.5pt;z-index:251930624" o:connectortype="straight"/>
        </w:pict>
      </w:r>
      <w:r w:rsidRPr="009F235C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342" type="#_x0000_t32" style="position:absolute;margin-left:341.85pt;margin-top:22.5pt;width:0;height:55.5pt;z-index:251925504" o:connectortype="straight">
            <v:stroke endarrow="oval"/>
          </v:shape>
        </w:pict>
      </w:r>
      <w:r w:rsidRPr="009F235C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340" type="#_x0000_t32" style="position:absolute;margin-left:224.45pt;margin-top:21.05pt;width:0;height:55.5pt;z-index:251923456" o:connectortype="straight">
            <v:stroke endarrow="oval"/>
          </v:shape>
        </w:pict>
      </w:r>
      <w:r>
        <w:rPr>
          <w:rFonts w:eastAsiaTheme="minorEastAsia"/>
          <w:noProof/>
          <w:sz w:val="28"/>
          <w:szCs w:val="28"/>
        </w:rPr>
        <w:pict>
          <v:shape id="_x0000_s1339" type="#_x0000_t32" style="position:absolute;margin-left:152.15pt;margin-top:22.5pt;width:0;height:55.5pt;z-index:251922432" o:connectortype="straight">
            <v:stroke endarrow="oval"/>
          </v:shape>
        </w:pict>
      </w:r>
      <w:r>
        <w:rPr>
          <w:rFonts w:eastAsiaTheme="minorEastAsia"/>
          <w:noProof/>
          <w:sz w:val="28"/>
          <w:szCs w:val="28"/>
        </w:rPr>
        <w:pict>
          <v:shape id="_x0000_s1321" type="#_x0000_t32" style="position:absolute;margin-left:91.05pt;margin-top:18.25pt;width:.05pt;height:61.25pt;z-index:251898880" o:connectortype="straight"/>
        </w:pict>
      </w:r>
      <w:r w:rsidR="00F36707" w:rsidRPr="00874CD7">
        <w:rPr>
          <w:rFonts w:eastAsiaTheme="minorEastAsia"/>
          <w:sz w:val="28"/>
          <w:szCs w:val="28"/>
        </w:rPr>
        <w:t xml:space="preserve">                                 </w:t>
      </w:r>
      <w:r w:rsidR="00F36707">
        <w:rPr>
          <w:rFonts w:ascii="Times New Roman" w:eastAsiaTheme="minorEastAsia" w:hAnsi="Times New Roman" w:cs="Times New Roman"/>
          <w:sz w:val="28"/>
          <w:szCs w:val="28"/>
        </w:rPr>
        <w:t>1.828</w:t>
      </w:r>
      <w:r w:rsidR="00F36707" w:rsidRPr="00874CD7">
        <w:rPr>
          <w:rFonts w:ascii="Times New Roman" w:eastAsiaTheme="minorEastAsia" w:hAnsi="Times New Roman" w:cs="Times New Roman"/>
          <w:sz w:val="28"/>
          <w:szCs w:val="28"/>
        </w:rPr>
        <w:t>k</w:t>
      </w:r>
      <w:r w:rsidR="00F36707" w:rsidRPr="00874CD7">
        <w:rPr>
          <w:rFonts w:eastAsiaTheme="minorEastAsia"/>
          <w:sz w:val="28"/>
          <w:szCs w:val="28"/>
        </w:rPr>
        <w:t xml:space="preserve">   </w:t>
      </w:r>
      <w:r w:rsidR="00F36707" w:rsidRPr="00874CD7">
        <w:rPr>
          <w:rFonts w:ascii="Times New Roman" w:hAnsi="Times New Roman" w:cs="Times New Roman"/>
          <w:sz w:val="28"/>
          <w:szCs w:val="28"/>
        </w:rPr>
        <w:tab/>
      </w:r>
      <w:r w:rsidR="00F36707" w:rsidRPr="00874CD7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F36707" w:rsidRPr="00874CD7">
        <w:rPr>
          <w:rFonts w:ascii="Times New Roman" w:hAnsi="Times New Roman" w:cs="Times New Roman"/>
          <w:b/>
          <w:sz w:val="28"/>
          <w:szCs w:val="28"/>
        </w:rPr>
        <w:t>V</w:t>
      </w:r>
      <w:r w:rsidR="00F36707" w:rsidRPr="00874CD7">
        <w:rPr>
          <w:rFonts w:ascii="Times New Roman" w:hAnsi="Times New Roman" w:cs="Times New Roman"/>
          <w:sz w:val="28"/>
          <w:szCs w:val="28"/>
        </w:rPr>
        <w:t>e</w:t>
      </w:r>
      <w:r w:rsidR="00F36707" w:rsidRPr="00874CD7">
        <w:rPr>
          <w:rFonts w:ascii="Times New Roman" w:hAnsi="Times New Roman" w:cs="Times New Roman"/>
          <w:sz w:val="28"/>
          <w:szCs w:val="28"/>
        </w:rPr>
        <w:tab/>
      </w:r>
      <w:r w:rsidR="00F36707" w:rsidRPr="00874CD7">
        <w:rPr>
          <w:rFonts w:eastAsiaTheme="minorEastAsia"/>
          <w:sz w:val="28"/>
          <w:szCs w:val="28"/>
        </w:rPr>
        <w:t xml:space="preserve">       </w:t>
      </w:r>
      <w:r w:rsidR="00F36707" w:rsidRPr="00874CD7">
        <w:rPr>
          <w:rFonts w:eastAsiaTheme="minorEastAsia"/>
          <w:sz w:val="28"/>
          <w:szCs w:val="28"/>
        </w:rPr>
        <w:tab/>
        <w:t xml:space="preserve">          </w:t>
      </w:r>
      <w:r w:rsidR="00F36707" w:rsidRPr="00874CD7">
        <w:rPr>
          <w:rFonts w:eastAsiaTheme="minorEastAsia"/>
          <w:b/>
          <w:sz w:val="28"/>
          <w:szCs w:val="28"/>
        </w:rPr>
        <w:t>R</w:t>
      </w:r>
      <w:r w:rsidR="00F36707" w:rsidRPr="00874CD7">
        <w:rPr>
          <w:rFonts w:eastAsiaTheme="minorEastAsia"/>
          <w:sz w:val="28"/>
          <w:szCs w:val="28"/>
        </w:rPr>
        <w:t>c</w:t>
      </w:r>
      <w:r w:rsidR="00F36707">
        <w:rPr>
          <w:rFonts w:eastAsiaTheme="minorEastAsia"/>
          <w:sz w:val="28"/>
          <w:szCs w:val="28"/>
        </w:rPr>
        <w:t>=2.2</w:t>
      </w:r>
      <w:r w:rsidR="00F36707" w:rsidRPr="00874CD7">
        <w:rPr>
          <w:rFonts w:eastAsiaTheme="minorEastAsia"/>
          <w:sz w:val="28"/>
          <w:szCs w:val="28"/>
        </w:rPr>
        <w:t>k</w:t>
      </w:r>
      <w:r w:rsidR="00F36707">
        <w:rPr>
          <w:rFonts w:eastAsiaTheme="minorEastAsia"/>
          <w:sz w:val="28"/>
          <w:szCs w:val="28"/>
        </w:rPr>
        <w:tab/>
        <w:t xml:space="preserve">  </w:t>
      </w:r>
      <w:r w:rsidR="00F36707" w:rsidRPr="00874CD7">
        <w:rPr>
          <w:rFonts w:eastAsiaTheme="minorEastAsia"/>
          <w:sz w:val="28"/>
          <w:szCs w:val="28"/>
        </w:rPr>
        <w:t xml:space="preserve"> </w:t>
      </w:r>
      <w:r w:rsidR="00F36707">
        <w:rPr>
          <w:rFonts w:eastAsiaTheme="minorEastAsia"/>
          <w:sz w:val="28"/>
          <w:szCs w:val="28"/>
        </w:rPr>
        <w:t xml:space="preserve"> </w:t>
      </w:r>
      <w:r w:rsidR="00F36707" w:rsidRPr="00874CD7">
        <w:rPr>
          <w:rFonts w:eastAsiaTheme="minorEastAsia"/>
          <w:b/>
          <w:sz w:val="28"/>
          <w:szCs w:val="28"/>
        </w:rPr>
        <w:t>R</w:t>
      </w:r>
      <w:r w:rsidR="00F36707" w:rsidRPr="00874CD7">
        <w:rPr>
          <w:rFonts w:eastAsiaTheme="minorEastAsia"/>
          <w:sz w:val="28"/>
          <w:szCs w:val="28"/>
        </w:rPr>
        <w:t>L=2.</w:t>
      </w:r>
      <w:r w:rsidR="00F36707">
        <w:rPr>
          <w:rFonts w:eastAsiaTheme="minorEastAsia"/>
          <w:sz w:val="28"/>
          <w:szCs w:val="28"/>
        </w:rPr>
        <w:t>2</w:t>
      </w:r>
      <w:r w:rsidR="00F36707" w:rsidRPr="00874CD7">
        <w:rPr>
          <w:rFonts w:eastAsiaTheme="minorEastAsia"/>
          <w:sz w:val="28"/>
          <w:szCs w:val="28"/>
        </w:rPr>
        <w:t>K</w:t>
      </w:r>
    </w:p>
    <w:p w:rsidR="00F36707" w:rsidRPr="00874CD7" w:rsidRDefault="00F36707" w:rsidP="00F36707">
      <w:pPr>
        <w:tabs>
          <w:tab w:val="left" w:pos="3430"/>
        </w:tabs>
        <w:rPr>
          <w:rFonts w:eastAsiaTheme="minorEastAsia"/>
          <w:sz w:val="28"/>
          <w:szCs w:val="28"/>
        </w:rPr>
      </w:pPr>
      <w:r w:rsidRPr="00874CD7">
        <w:rPr>
          <w:rFonts w:eastAsiaTheme="minorEastAsia"/>
          <w:sz w:val="28"/>
          <w:szCs w:val="28"/>
        </w:rPr>
        <w:tab/>
        <w:t xml:space="preserve">                   </w:t>
      </w:r>
      <w:r w:rsidRPr="00874CD7">
        <w:rPr>
          <w:rFonts w:eastAsiaTheme="minorEastAsia"/>
          <w:b/>
          <w:sz w:val="28"/>
          <w:szCs w:val="28"/>
        </w:rPr>
        <w:t>R</w:t>
      </w:r>
      <w:r w:rsidRPr="00874CD7">
        <w:rPr>
          <w:rFonts w:eastAsiaTheme="minorEastAsia"/>
          <w:sz w:val="28"/>
          <w:szCs w:val="28"/>
        </w:rPr>
        <w:t xml:space="preserve">E = </w:t>
      </w:r>
      <w:r>
        <w:rPr>
          <w:rFonts w:eastAsiaTheme="minorEastAsia"/>
          <w:sz w:val="28"/>
          <w:szCs w:val="28"/>
        </w:rPr>
        <w:t>.1k</w:t>
      </w:r>
    </w:p>
    <w:p w:rsidR="00F36707" w:rsidRPr="00874CD7" w:rsidRDefault="00F36707" w:rsidP="00F36707">
      <w:pPr>
        <w:rPr>
          <w:rFonts w:eastAsiaTheme="minorEastAsia"/>
          <w:sz w:val="28"/>
          <w:szCs w:val="28"/>
        </w:rPr>
      </w:pPr>
    </w:p>
    <w:p w:rsidR="00F36707" w:rsidRPr="00874CD7" w:rsidRDefault="00F36707" w:rsidP="00F36707">
      <w:pPr>
        <w:rPr>
          <w:rFonts w:eastAsiaTheme="minorEastAsia"/>
          <w:sz w:val="28"/>
          <w:szCs w:val="28"/>
        </w:rPr>
      </w:pP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4D687B">
        <w:rPr>
          <w:rFonts w:ascii="Times New Roman" w:eastAsiaTheme="minorEastAsia" w:hAnsi="Times New Roman" w:cs="Times New Roman"/>
          <w:b/>
          <w:sz w:val="28"/>
          <w:szCs w:val="28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in base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hfe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</m:t>
            </m: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(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`e+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81.1212 </m:t>
            </m: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(116.713)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= 9.46789k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4D687B">
        <w:rPr>
          <w:rFonts w:ascii="Times New Roman" w:eastAsiaTheme="minorEastAsia" w:hAnsi="Times New Roman" w:cs="Times New Roman"/>
          <w:b/>
          <w:sz w:val="28"/>
          <w:szCs w:val="28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>in base = 9.468k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4D687B">
        <w:rPr>
          <w:rFonts w:ascii="Times New Roman" w:eastAsiaTheme="minorEastAsia" w:hAnsi="Times New Roman" w:cs="Times New Roman"/>
          <w:b/>
          <w:sz w:val="28"/>
          <w:szCs w:val="28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input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( 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R1|</m:t>
        </m:r>
        <m:d>
          <m:dPr>
            <m:begChr m:val="|"/>
            <m:endChr m:val="|"/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R1</m:t>
            </m:r>
          </m:e>
        </m:d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| 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Z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in base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( 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1.8275K||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9.46789k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= 1.53185k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4D687B">
        <w:rPr>
          <w:rFonts w:ascii="Times New Roman" w:eastAsiaTheme="minorEastAsia" w:hAnsi="Times New Roman" w:cs="Times New Roman"/>
          <w:b/>
          <w:sz w:val="28"/>
          <w:szCs w:val="28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>input = 1.53185k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Pr="00760826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760826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 xml:space="preserve">v= </w:t>
      </w:r>
      <m:oMath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c||</m:t>
            </m:r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`e+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E</m:t>
            </m:r>
          </m:den>
        </m:f>
      </m:oMath>
      <w:r w:rsidRPr="00760826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2.2K ||2.2K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16.713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+.1k</m:t>
            </m:r>
          </m:den>
        </m:f>
      </m:oMath>
      <w:r w:rsidRPr="00760826">
        <w:rPr>
          <w:rFonts w:ascii="Times New Roman" w:eastAsiaTheme="minorEastAsia" w:hAnsi="Times New Roman" w:cs="Times New Roman"/>
          <w:sz w:val="28"/>
          <w:szCs w:val="28"/>
        </w:rPr>
        <w:t xml:space="preserve"> = (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w:rPr>
                <w:rFonts w:ascii="Times New Roman" w:eastAsiaTheme="minorEastAsia" w:hAnsi="Times New Roman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1.1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216.713</m:t>
            </m:r>
          </m:den>
        </m:f>
      </m:oMath>
      <w:r w:rsidRPr="00760826">
        <w:rPr>
          <w:rFonts w:ascii="Times New Roman" w:eastAsiaTheme="minorEastAsia" w:hAnsi="Times New Roman" w:cs="Times New Roman"/>
          <w:sz w:val="28"/>
          <w:szCs w:val="28"/>
        </w:rPr>
        <w:t xml:space="preserve"> ) = -9.</w:t>
      </w:r>
      <w:r>
        <w:rPr>
          <w:rFonts w:ascii="Times New Roman" w:eastAsiaTheme="minorEastAsia" w:hAnsi="Times New Roman" w:cs="Times New Roman"/>
          <w:sz w:val="28"/>
          <w:szCs w:val="28"/>
        </w:rPr>
        <w:t>42484</w:t>
      </w:r>
    </w:p>
    <w:p w:rsidR="00F36707" w:rsidRPr="00760826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760826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>v= -9.</w:t>
      </w:r>
      <w:r>
        <w:rPr>
          <w:rFonts w:ascii="Times New Roman" w:eastAsiaTheme="minorEastAsia" w:hAnsi="Times New Roman" w:cs="Times New Roman"/>
          <w:sz w:val="28"/>
          <w:szCs w:val="28"/>
        </w:rPr>
        <w:t>425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751A40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751A40">
        <w:rPr>
          <w:rFonts w:ascii="Times New Roman" w:eastAsiaTheme="minorEastAsia" w:hAnsi="Times New Roman" w:cs="Times New Roman"/>
          <w:sz w:val="20"/>
          <w:szCs w:val="20"/>
        </w:rPr>
        <w:t>D</w:t>
      </w:r>
      <w:r w:rsidRPr="00751A40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input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input+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51A40">
        <w:rPr>
          <w:rFonts w:ascii="Times New Roman" w:eastAsiaTheme="minorEastAsia" w:hAnsi="Times New Roman" w:cs="Times New Roman"/>
          <w:sz w:val="28"/>
          <w:szCs w:val="28"/>
        </w:rPr>
        <w:t>= (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1.53185k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1.53185k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+10k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) = .132836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751A40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751A40">
        <w:rPr>
          <w:rFonts w:ascii="Times New Roman" w:eastAsiaTheme="minorEastAsia" w:hAnsi="Times New Roman" w:cs="Times New Roman"/>
          <w:sz w:val="20"/>
          <w:szCs w:val="20"/>
        </w:rPr>
        <w:t>D</w:t>
      </w:r>
      <w:r w:rsidRPr="00751A40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.133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Pr="00751A40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Pr="00CD0141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CD0141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CD0141">
        <w:rPr>
          <w:rFonts w:ascii="Times New Roman" w:eastAsiaTheme="minorEastAsia" w:hAnsi="Times New Roman" w:cs="Times New Roman"/>
          <w:sz w:val="28"/>
          <w:szCs w:val="28"/>
        </w:rPr>
        <w:t xml:space="preserve">E= </w:t>
      </w:r>
      <w:r w:rsidRPr="00CD0141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CD0141">
        <w:rPr>
          <w:rFonts w:ascii="Times New Roman" w:eastAsiaTheme="minorEastAsia" w:hAnsi="Times New Roman" w:cs="Times New Roman"/>
          <w:sz w:val="28"/>
          <w:szCs w:val="28"/>
        </w:rPr>
        <w:t xml:space="preserve">v * </w:t>
      </w:r>
      <w:r w:rsidRPr="00CD0141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CD0141">
        <w:rPr>
          <w:rFonts w:ascii="Times New Roman" w:eastAsiaTheme="minorEastAsia" w:hAnsi="Times New Roman" w:cs="Times New Roman"/>
          <w:sz w:val="28"/>
          <w:szCs w:val="28"/>
        </w:rPr>
        <w:t xml:space="preserve">D = 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>-9.</w:t>
      </w:r>
      <w:r>
        <w:rPr>
          <w:rFonts w:ascii="Times New Roman" w:eastAsiaTheme="minorEastAsia" w:hAnsi="Times New Roman" w:cs="Times New Roman"/>
          <w:sz w:val="28"/>
          <w:szCs w:val="28"/>
        </w:rPr>
        <w:t>42484* .13284</w:t>
      </w:r>
      <w:r w:rsidRPr="00CD0141">
        <w:rPr>
          <w:rFonts w:ascii="Times New Roman" w:eastAsiaTheme="minorEastAsia" w:hAnsi="Times New Roman" w:cs="Times New Roman"/>
          <w:sz w:val="28"/>
          <w:szCs w:val="28"/>
        </w:rPr>
        <w:t xml:space="preserve"> = -1.</w:t>
      </w:r>
      <w:r>
        <w:rPr>
          <w:rFonts w:ascii="Times New Roman" w:eastAsiaTheme="minorEastAsia" w:hAnsi="Times New Roman" w:cs="Times New Roman"/>
          <w:sz w:val="28"/>
          <w:szCs w:val="28"/>
        </w:rPr>
        <w:t>25198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CD0141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>E= -1.252</w:t>
      </w:r>
    </w:p>
    <w:p w:rsidR="00F36707" w:rsidRPr="00CD0141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66218B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 =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v 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(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input </m:t>
            </m:r>
          </m:num>
          <m:den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L</m:t>
            </m:r>
          </m:den>
        </m:f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 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51A40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-9.42484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(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1.53185k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2.2k</m:t>
            </m:r>
          </m:den>
        </m:f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 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= -6.56245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66218B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>i = -6.563</w:t>
      </w:r>
    </w:p>
    <w:p w:rsidR="00F36707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Pr="00760826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760826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 xml:space="preserve">P= </w:t>
      </w:r>
      <w:r w:rsidRPr="00760826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 xml:space="preserve">v * </w:t>
      </w:r>
      <w:r w:rsidRPr="00760826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 xml:space="preserve">i = -9.75367* </w:t>
      </w:r>
      <w:r>
        <w:rPr>
          <w:rFonts w:ascii="Times New Roman" w:eastAsiaTheme="minorEastAsia" w:hAnsi="Times New Roman" w:cs="Times New Roman"/>
          <w:sz w:val="28"/>
          <w:szCs w:val="28"/>
        </w:rPr>
        <w:t>-6.563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>= 6</w:t>
      </w:r>
      <w:r>
        <w:rPr>
          <w:rFonts w:ascii="Times New Roman" w:eastAsiaTheme="minorEastAsia" w:hAnsi="Times New Roman" w:cs="Times New Roman"/>
          <w:sz w:val="28"/>
          <w:szCs w:val="28"/>
        </w:rPr>
        <w:t>1.8501</w:t>
      </w:r>
    </w:p>
    <w:p w:rsidR="00F36707" w:rsidRPr="00760826" w:rsidRDefault="00F36707" w:rsidP="00F3670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760826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>P= 6</w:t>
      </w:r>
      <w:r>
        <w:rPr>
          <w:rFonts w:ascii="Times New Roman" w:eastAsiaTheme="minorEastAsia" w:hAnsi="Times New Roman" w:cs="Times New Roman"/>
          <w:sz w:val="28"/>
          <w:szCs w:val="28"/>
        </w:rPr>
        <w:t>1.85</w:t>
      </w:r>
    </w:p>
    <w:p w:rsidR="00F36707" w:rsidRDefault="009F235C" w:rsidP="00F36707">
      <w:pPr>
        <w:spacing w:after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rect id="_x0000_s1348" style="position:absolute;margin-left:281.45pt;margin-top:9.3pt;width:207.95pt;height:231.4pt;z-index:-251384832" wrapcoords="-78 -70 -78 21530 21678 21530 21678 -70 -78 -70" strokecolor="white [3212]">
            <v:textbox style="mso-next-textbox:#_x0000_s1348">
              <w:txbxContent>
                <w:p w:rsidR="008E79BA" w:rsidRDefault="008E79BA" w:rsidP="00F3670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i</w:t>
                  </w:r>
                  <w:r w:rsidRPr="00B46F9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Load </w:t>
                  </w:r>
                  <w:r w:rsidRPr="00CD014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= </w:t>
                  </w:r>
                  <w:r w:rsidRPr="00CD014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A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i*</w:t>
                  </w:r>
                  <w:r w:rsidRPr="00CD014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i</w:t>
                  </w:r>
                  <w:r w:rsidRPr="00F11A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-</w:t>
                  </w:r>
                  <w:r w:rsidRPr="00064AC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input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8E79BA" w:rsidRDefault="008E79BA" w:rsidP="00F3670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i</w:t>
                  </w:r>
                  <w:r w:rsidRPr="00B46F9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Load </w:t>
                  </w:r>
                  <w:r w:rsidRPr="00CD014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-6.56245</w:t>
                  </w:r>
                  <w:r w:rsidRPr="00CD014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*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160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µ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A</w:t>
                  </w:r>
                </w:p>
                <w:p w:rsidR="008E79BA" w:rsidRDefault="008E79BA" w:rsidP="00F3670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i</w:t>
                  </w:r>
                  <w:r w:rsidRPr="00B46F9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Load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-1.05mA</w:t>
                  </w:r>
                </w:p>
                <w:p w:rsidR="008E79BA" w:rsidRDefault="008E79BA" w:rsidP="00F3670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8E79BA" w:rsidRPr="00CD0141" w:rsidRDefault="008E79BA" w:rsidP="00F3670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8E79BA" w:rsidRDefault="008E79BA" w:rsidP="00F3670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29741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P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load = 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 xml:space="preserve"> Load</m:t>
                            </m:r>
                          </m:e>
                        </m:d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(R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L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8E79BA" w:rsidRDefault="008E79BA" w:rsidP="00F3670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29741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P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load =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-1.05mA</m:t>
                            </m:r>
                          </m:e>
                        </m:d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2.2k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8E79BA" w:rsidRDefault="008E79BA" w:rsidP="00F3670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29741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P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load = 2.426mW</w:t>
                  </w:r>
                </w:p>
                <w:p w:rsidR="008E79BA" w:rsidRDefault="008E79BA" w:rsidP="00F36707">
                  <w:pPr>
                    <w:spacing w:after="0"/>
                  </w:pPr>
                </w:p>
              </w:txbxContent>
            </v:textbox>
            <w10:wrap type="tight"/>
          </v:rect>
        </w:pict>
      </w:r>
    </w:p>
    <w:p w:rsidR="00F36707" w:rsidRPr="00760826" w:rsidRDefault="00F36707" w:rsidP="00F36707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760826">
        <w:rPr>
          <w:rFonts w:ascii="Times New Roman" w:eastAsiaTheme="minorEastAsia" w:hAnsi="Times New Roman" w:cs="Times New Roman"/>
          <w:b/>
          <w:sz w:val="28"/>
          <w:szCs w:val="28"/>
        </w:rPr>
        <w:t>i-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>input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51A40">
        <w:rPr>
          <w:rFonts w:ascii="Times New Roman" w:eastAsiaTheme="minorEastAsia" w:hAnsi="Times New Roman" w:cs="Times New Roman"/>
          <w:sz w:val="28"/>
          <w:szCs w:val="28"/>
        </w:rPr>
        <w:t>(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E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s</m:t>
            </m:r>
          </m:num>
          <m:den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x</m:t>
            </m:r>
          </m:den>
        </m:f>
      </m:oMath>
      <w:r w:rsidRPr="00751A40">
        <w:rPr>
          <w:rFonts w:ascii="Times New Roman" w:eastAsiaTheme="minorEastAsia" w:hAnsi="Times New Roman" w:cs="Times New Roman"/>
          <w:sz w:val="28"/>
          <w:szCs w:val="28"/>
        </w:rPr>
        <w:t xml:space="preserve"> 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Pr="00751A40">
        <w:rPr>
          <w:rFonts w:ascii="Times New Roman" w:eastAsiaTheme="minorEastAsia" w:hAnsi="Times New Roman" w:cs="Times New Roman"/>
          <w:sz w:val="28"/>
          <w:szCs w:val="28"/>
        </w:rPr>
        <w:t>(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1600m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10k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)=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60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>µA</w:t>
      </w:r>
    </w:p>
    <w:p w:rsidR="00F36707" w:rsidRPr="00760826" w:rsidRDefault="00F36707" w:rsidP="00F36707">
      <w:pPr>
        <w:rPr>
          <w:rFonts w:ascii="Times New Roman" w:eastAsiaTheme="minorEastAsia" w:hAnsi="Times New Roman" w:cs="Times New Roman"/>
          <w:sz w:val="28"/>
          <w:szCs w:val="28"/>
        </w:rPr>
      </w:pPr>
      <w:r w:rsidRPr="00760826">
        <w:rPr>
          <w:rFonts w:ascii="Times New Roman" w:eastAsiaTheme="minorEastAsia" w:hAnsi="Times New Roman" w:cs="Times New Roman"/>
          <w:b/>
          <w:sz w:val="28"/>
          <w:szCs w:val="28"/>
        </w:rPr>
        <w:t>i-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>input = 1</w:t>
      </w:r>
      <w:r>
        <w:rPr>
          <w:rFonts w:ascii="Times New Roman" w:eastAsiaTheme="minorEastAsia" w:hAnsi="Times New Roman" w:cs="Times New Roman"/>
          <w:sz w:val="28"/>
          <w:szCs w:val="28"/>
        </w:rPr>
        <w:t>60</w:t>
      </w:r>
      <w:r w:rsidRPr="00760826">
        <w:rPr>
          <w:rFonts w:ascii="Times New Roman" w:eastAsiaTheme="minorEastAsia" w:hAnsi="Times New Roman" w:cs="Times New Roman"/>
          <w:sz w:val="28"/>
          <w:szCs w:val="28"/>
        </w:rPr>
        <w:t>µA</w:t>
      </w:r>
    </w:p>
    <w:p w:rsidR="00F36707" w:rsidRDefault="00F36707" w:rsidP="00F36707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Default="00F36707" w:rsidP="00F36707">
      <w:pPr>
        <w:rPr>
          <w:rFonts w:ascii="Times New Roman" w:eastAsiaTheme="minorEastAsia" w:hAnsi="Times New Roman" w:cs="Times New Roman"/>
          <w:sz w:val="28"/>
          <w:szCs w:val="28"/>
        </w:rPr>
      </w:pPr>
      <w:r w:rsidRPr="00717456">
        <w:rPr>
          <w:rFonts w:ascii="Times New Roman" w:eastAsiaTheme="minorEastAsia" w:hAnsi="Times New Roman" w:cs="Times New Roman"/>
          <w:b/>
          <w:sz w:val="28"/>
          <w:szCs w:val="28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input=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/>
                    <w:sz w:val="28"/>
                    <w:szCs w:val="28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i-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input </m:t>
                </m:r>
              </m:e>
            </m:d>
          </m:e>
          <m:sup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(Z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input 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</w:t>
      </w:r>
      <w:r w:rsidRPr="00717456">
        <w:rPr>
          <w:rFonts w:ascii="Times New Roman" w:eastAsiaTheme="minorEastAsia" w:hAnsi="Times New Roman" w:cs="Times New Roman"/>
          <w:b/>
          <w:sz w:val="28"/>
          <w:szCs w:val="28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</w:rPr>
        <w:t>input =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160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µ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</m:d>
          </m:e>
          <m:sup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1.53185k 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</w:t>
      </w:r>
      <w:r w:rsidRPr="00717456">
        <w:rPr>
          <w:rFonts w:ascii="Times New Roman" w:eastAsiaTheme="minorEastAsia" w:hAnsi="Times New Roman" w:cs="Times New Roman"/>
          <w:b/>
          <w:sz w:val="28"/>
          <w:szCs w:val="28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</w:rPr>
        <w:t>input = 39.2152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µ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w</m:t>
        </m:r>
      </m:oMath>
    </w:p>
    <w:p w:rsidR="00F36707" w:rsidRDefault="00F36707" w:rsidP="00F36707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36707" w:rsidRDefault="00F36707" w:rsidP="00F36707">
      <w:pPr>
        <w:rPr>
          <w:rFonts w:ascii="Times New Roman" w:eastAsiaTheme="minorEastAsia" w:hAnsi="Times New Roman" w:cs="Times New Roman"/>
          <w:sz w:val="28"/>
          <w:szCs w:val="28"/>
        </w:rPr>
      </w:pPr>
      <w:r w:rsidRPr="004D687B">
        <w:rPr>
          <w:rFonts w:ascii="Times New Roman" w:eastAsiaTheme="minorEastAsia" w:hAnsi="Times New Roman" w:cs="Times New Roman"/>
          <w:b/>
          <w:sz w:val="28"/>
          <w:szCs w:val="28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output = 2.2k </w:t>
      </w:r>
    </w:p>
    <w:p w:rsidR="00F36707" w:rsidRDefault="00F36707" w:rsidP="00F36707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F731D8" w:rsidRDefault="00F36707" w:rsidP="004728EE">
      <w:pPr>
        <w:rPr>
          <w:sz w:val="24"/>
          <w:szCs w:val="24"/>
          <w:lang w:val="es-ES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pPr w:leftFromText="180" w:rightFromText="180" w:vertAnchor="text" w:horzAnchor="margin" w:tblpY="648"/>
        <w:tblW w:w="9648" w:type="dxa"/>
        <w:tblLayout w:type="fixed"/>
        <w:tblLook w:val="04A0"/>
      </w:tblPr>
      <w:tblGrid>
        <w:gridCol w:w="1728"/>
        <w:gridCol w:w="19"/>
        <w:gridCol w:w="1585"/>
        <w:gridCol w:w="556"/>
        <w:gridCol w:w="1224"/>
        <w:gridCol w:w="576"/>
        <w:gridCol w:w="2070"/>
        <w:gridCol w:w="540"/>
        <w:gridCol w:w="1350"/>
      </w:tblGrid>
      <w:tr w:rsidR="00F731D8" w:rsidTr="00F731D8">
        <w:trPr>
          <w:trHeight w:val="88"/>
        </w:trPr>
        <w:tc>
          <w:tcPr>
            <w:tcW w:w="9648" w:type="dxa"/>
            <w:gridSpan w:val="9"/>
          </w:tcPr>
          <w:p w:rsidR="00F731D8" w:rsidRPr="00E10171" w:rsidRDefault="00F731D8" w:rsidP="00F731D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3625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Table#1 DC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              Parameters Error Percent</w:t>
            </w:r>
          </w:p>
        </w:tc>
      </w:tr>
      <w:tr w:rsidR="00F731D8" w:rsidTr="00F731D8">
        <w:trPr>
          <w:trHeight w:val="88"/>
        </w:trPr>
        <w:tc>
          <w:tcPr>
            <w:tcW w:w="1747" w:type="dxa"/>
            <w:gridSpan w:val="2"/>
          </w:tcPr>
          <w:p w:rsidR="00F731D8" w:rsidRDefault="00F731D8" w:rsidP="00F731D8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Parameter</w:t>
            </w:r>
          </w:p>
        </w:tc>
        <w:tc>
          <w:tcPr>
            <w:tcW w:w="1585" w:type="dxa"/>
          </w:tcPr>
          <w:p w:rsidR="00F731D8" w:rsidRPr="00E10171" w:rsidRDefault="00F731D8" w:rsidP="00F731D8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  <w:tc>
          <w:tcPr>
            <w:tcW w:w="1780" w:type="dxa"/>
            <w:gridSpan w:val="2"/>
          </w:tcPr>
          <w:p w:rsidR="00F731D8" w:rsidRDefault="00F731D8" w:rsidP="00F731D8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Theoretical</w:t>
            </w:r>
          </w:p>
        </w:tc>
        <w:tc>
          <w:tcPr>
            <w:tcW w:w="2646" w:type="dxa"/>
            <w:gridSpan w:val="2"/>
          </w:tcPr>
          <w:p w:rsidR="00F731D8" w:rsidRDefault="00F731D8" w:rsidP="00F731D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1890" w:type="dxa"/>
            <w:gridSpan w:val="2"/>
          </w:tcPr>
          <w:p w:rsidR="00F731D8" w:rsidRDefault="00F731D8" w:rsidP="00F731D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F731D8" w:rsidRPr="003277B0" w:rsidTr="00F731D8">
        <w:trPr>
          <w:trHeight w:val="336"/>
        </w:trPr>
        <w:tc>
          <w:tcPr>
            <w:tcW w:w="1747" w:type="dxa"/>
            <w:gridSpan w:val="2"/>
          </w:tcPr>
          <w:p w:rsidR="00F731D8" w:rsidRPr="00B23AE5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RC</w:t>
            </w:r>
          </w:p>
        </w:tc>
        <w:tc>
          <w:tcPr>
            <w:tcW w:w="1585" w:type="dxa"/>
          </w:tcPr>
          <w:p w:rsidR="00F731D8" w:rsidRPr="004D6019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2.1329k</w:t>
            </w:r>
          </w:p>
        </w:tc>
        <w:tc>
          <w:tcPr>
            <w:tcW w:w="1780" w:type="dxa"/>
            <w:gridSpan w:val="2"/>
          </w:tcPr>
          <w:p w:rsidR="00F731D8" w:rsidRPr="004D6019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2.2k</w:t>
            </w:r>
          </w:p>
        </w:tc>
        <w:tc>
          <w:tcPr>
            <w:tcW w:w="2646" w:type="dxa"/>
            <w:gridSpan w:val="2"/>
          </w:tcPr>
          <w:p w:rsidR="00F731D8" w:rsidRPr="00A66F32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(2.2k-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2.1329k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2.1329k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 (100)</w:t>
            </w:r>
          </w:p>
        </w:tc>
        <w:tc>
          <w:tcPr>
            <w:tcW w:w="1890" w:type="dxa"/>
            <w:gridSpan w:val="2"/>
          </w:tcPr>
          <w:p w:rsidR="00F731D8" w:rsidRPr="00CE7FFD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3.15%</w:t>
            </w:r>
          </w:p>
        </w:tc>
      </w:tr>
      <w:tr w:rsidR="00F731D8" w:rsidRPr="003277B0" w:rsidTr="00F731D8">
        <w:trPr>
          <w:trHeight w:val="179"/>
        </w:trPr>
        <w:tc>
          <w:tcPr>
            <w:tcW w:w="1747" w:type="dxa"/>
            <w:gridSpan w:val="2"/>
          </w:tcPr>
          <w:p w:rsidR="00F731D8" w:rsidRPr="00CE7FFD" w:rsidRDefault="00F731D8" w:rsidP="00F731D8">
            <w:pPr>
              <w:tabs>
                <w:tab w:val="left" w:pos="502"/>
                <w:tab w:val="center" w:pos="765"/>
              </w:tabs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CE7FFD">
              <w:rPr>
                <w:rFonts w:ascii="Times New Roman" w:hAnsi="Times New Roman" w:cs="Times New Roman"/>
                <w:b/>
                <w:sz w:val="24"/>
                <w:szCs w:val="24"/>
              </w:rPr>
              <w:t>RE</w:t>
            </w:r>
            <w:r w:rsidRPr="00BE2F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:rsidR="00F731D8" w:rsidRPr="00CE7FFD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100.53</w:t>
            </w:r>
          </w:p>
        </w:tc>
        <w:tc>
          <w:tcPr>
            <w:tcW w:w="1780" w:type="dxa"/>
            <w:gridSpan w:val="2"/>
          </w:tcPr>
          <w:p w:rsidR="00F731D8" w:rsidRPr="00CE7FFD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0.1k</w:t>
            </w:r>
          </w:p>
        </w:tc>
        <w:tc>
          <w:tcPr>
            <w:tcW w:w="2646" w:type="dxa"/>
            <w:gridSpan w:val="2"/>
          </w:tcPr>
          <w:p w:rsidR="00F731D8" w:rsidRPr="00A66F32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100.53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.1k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100.53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s-ES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  <w:lang w:val="es-ES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890" w:type="dxa"/>
            <w:gridSpan w:val="2"/>
          </w:tcPr>
          <w:p w:rsidR="00F731D8" w:rsidRPr="004D6019" w:rsidRDefault="00F731D8" w:rsidP="00F731D8">
            <w:pPr>
              <w:spacing w:before="240"/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.53%</w:t>
            </w:r>
          </w:p>
        </w:tc>
      </w:tr>
      <w:tr w:rsidR="00F731D8" w:rsidRPr="003277B0" w:rsidTr="00F731D8">
        <w:trPr>
          <w:trHeight w:val="179"/>
        </w:trPr>
        <w:tc>
          <w:tcPr>
            <w:tcW w:w="1747" w:type="dxa"/>
            <w:gridSpan w:val="2"/>
          </w:tcPr>
          <w:p w:rsidR="00F731D8" w:rsidRPr="00CE7FFD" w:rsidRDefault="00F731D8" w:rsidP="00F731D8">
            <w:pPr>
              <w:tabs>
                <w:tab w:val="left" w:pos="502"/>
                <w:tab w:val="center" w:pos="765"/>
              </w:tabs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CE7FFD">
              <w:rPr>
                <w:rFonts w:ascii="Times New Roman" w:hAnsi="Times New Roman" w:cs="Times New Roman"/>
                <w:b/>
                <w:sz w:val="24"/>
                <w:szCs w:val="24"/>
              </w:rPr>
              <w:t>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85" w:type="dxa"/>
          </w:tcPr>
          <w:p w:rsidR="00F731D8" w:rsidRPr="00CE7FFD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0.9982k</w:t>
            </w:r>
          </w:p>
        </w:tc>
        <w:tc>
          <w:tcPr>
            <w:tcW w:w="1780" w:type="dxa"/>
            <w:gridSpan w:val="2"/>
          </w:tcPr>
          <w:p w:rsidR="00F731D8" w:rsidRPr="00CE7FFD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2646" w:type="dxa"/>
            <w:gridSpan w:val="2"/>
          </w:tcPr>
          <w:p w:rsidR="00F731D8" w:rsidRPr="00A66F32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(1k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0.9982k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0.9982k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s-ES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  <w:lang w:val="es-ES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890" w:type="dxa"/>
            <w:gridSpan w:val="2"/>
          </w:tcPr>
          <w:p w:rsidR="00F731D8" w:rsidRPr="004D6019" w:rsidRDefault="00F731D8" w:rsidP="00F731D8">
            <w:pPr>
              <w:spacing w:before="240"/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.18%</w:t>
            </w:r>
          </w:p>
        </w:tc>
      </w:tr>
      <w:tr w:rsidR="00F731D8" w:rsidRPr="003277B0" w:rsidTr="00F731D8">
        <w:trPr>
          <w:trHeight w:val="175"/>
        </w:trPr>
        <w:tc>
          <w:tcPr>
            <w:tcW w:w="1747" w:type="dxa"/>
            <w:gridSpan w:val="2"/>
          </w:tcPr>
          <w:p w:rsidR="00F731D8" w:rsidRPr="00B23AE5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1</w:t>
            </w:r>
          </w:p>
        </w:tc>
        <w:tc>
          <w:tcPr>
            <w:tcW w:w="1585" w:type="dxa"/>
          </w:tcPr>
          <w:p w:rsidR="00F731D8" w:rsidRPr="004D6019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9.895k</w:t>
            </w:r>
          </w:p>
        </w:tc>
        <w:tc>
          <w:tcPr>
            <w:tcW w:w="1780" w:type="dxa"/>
            <w:gridSpan w:val="2"/>
          </w:tcPr>
          <w:p w:rsidR="00F731D8" w:rsidRPr="004D6019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10k</w:t>
            </w:r>
          </w:p>
        </w:tc>
        <w:tc>
          <w:tcPr>
            <w:tcW w:w="2646" w:type="dxa"/>
            <w:gridSpan w:val="2"/>
          </w:tcPr>
          <w:p w:rsidR="00F731D8" w:rsidRPr="00A66F32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50.96k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-51k)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950.96k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890" w:type="dxa"/>
            <w:gridSpan w:val="2"/>
          </w:tcPr>
          <w:p w:rsidR="00F731D8" w:rsidRPr="004D6019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1.061%</w:t>
            </w:r>
          </w:p>
        </w:tc>
      </w:tr>
      <w:tr w:rsidR="00F731D8" w:rsidRPr="003277B0" w:rsidTr="00F731D8">
        <w:trPr>
          <w:trHeight w:val="175"/>
        </w:trPr>
        <w:tc>
          <w:tcPr>
            <w:tcW w:w="1747" w:type="dxa"/>
            <w:gridSpan w:val="2"/>
          </w:tcPr>
          <w:p w:rsidR="00F731D8" w:rsidRPr="00B23AE5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2</w:t>
            </w:r>
          </w:p>
        </w:tc>
        <w:tc>
          <w:tcPr>
            <w:tcW w:w="1585" w:type="dxa"/>
          </w:tcPr>
          <w:p w:rsidR="00F731D8" w:rsidRPr="004D6019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2.2362k</w:t>
            </w:r>
          </w:p>
        </w:tc>
        <w:tc>
          <w:tcPr>
            <w:tcW w:w="1780" w:type="dxa"/>
            <w:gridSpan w:val="2"/>
          </w:tcPr>
          <w:p w:rsidR="00F731D8" w:rsidRPr="004D6019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2.2362k</w:t>
            </w:r>
          </w:p>
        </w:tc>
        <w:tc>
          <w:tcPr>
            <w:tcW w:w="2646" w:type="dxa"/>
            <w:gridSpan w:val="2"/>
          </w:tcPr>
          <w:p w:rsidR="00F731D8" w:rsidRPr="00A66F32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2.2362k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2.2362k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2.2362k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890" w:type="dxa"/>
            <w:gridSpan w:val="2"/>
          </w:tcPr>
          <w:p w:rsidR="00F731D8" w:rsidRPr="004D6019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0%</w:t>
            </w:r>
          </w:p>
        </w:tc>
      </w:tr>
      <w:tr w:rsidR="00F731D8" w:rsidRPr="003277B0" w:rsidTr="00F731D8">
        <w:trPr>
          <w:trHeight w:val="175"/>
        </w:trPr>
        <w:tc>
          <w:tcPr>
            <w:tcW w:w="9648" w:type="dxa"/>
            <w:gridSpan w:val="9"/>
          </w:tcPr>
          <w:p w:rsidR="00F731D8" w:rsidRPr="004D6019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F731D8" w:rsidRPr="003277B0" w:rsidTr="00F731D8">
        <w:trPr>
          <w:trHeight w:val="179"/>
        </w:trPr>
        <w:tc>
          <w:tcPr>
            <w:tcW w:w="9648" w:type="dxa"/>
            <w:gridSpan w:val="9"/>
          </w:tcPr>
          <w:p w:rsidR="00F731D8" w:rsidRPr="008D2077" w:rsidRDefault="00F731D8" w:rsidP="00F731D8">
            <w:pPr>
              <w:spacing w:before="24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36257">
              <w:rPr>
                <w:rFonts w:ascii="Times New Roman" w:hAnsi="Times New Roman" w:cs="Times New Roman"/>
                <w:sz w:val="36"/>
                <w:szCs w:val="36"/>
              </w:rPr>
              <w:t>Table#2</w:t>
            </w:r>
            <w:r w:rsidRPr="008D2077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  </w:t>
            </w:r>
            <w:r w:rsidRPr="008D2077">
              <w:rPr>
                <w:rFonts w:ascii="Times New Roman" w:hAnsi="Times New Roman" w:cs="Times New Roman"/>
                <w:b/>
                <w:sz w:val="36"/>
                <w:szCs w:val="36"/>
              </w:rPr>
              <w:t>Signal Parameters Error Percent</w:t>
            </w:r>
          </w:p>
        </w:tc>
      </w:tr>
      <w:tr w:rsidR="00F731D8" w:rsidRPr="00944A61" w:rsidTr="00F731D8">
        <w:trPr>
          <w:trHeight w:val="179"/>
        </w:trPr>
        <w:tc>
          <w:tcPr>
            <w:tcW w:w="1728" w:type="dxa"/>
          </w:tcPr>
          <w:p w:rsidR="00F731D8" w:rsidRDefault="00F731D8" w:rsidP="00F731D8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Parameter</w:t>
            </w:r>
          </w:p>
        </w:tc>
        <w:tc>
          <w:tcPr>
            <w:tcW w:w="2160" w:type="dxa"/>
            <w:gridSpan w:val="3"/>
          </w:tcPr>
          <w:p w:rsidR="00F731D8" w:rsidRDefault="00F731D8" w:rsidP="00F731D8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Experimental </w:t>
            </w:r>
          </w:p>
          <w:p w:rsidR="00F731D8" w:rsidRPr="00E10171" w:rsidRDefault="00F731D8" w:rsidP="00F731D8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Results</w:t>
            </w:r>
          </w:p>
        </w:tc>
        <w:tc>
          <w:tcPr>
            <w:tcW w:w="1800" w:type="dxa"/>
            <w:gridSpan w:val="2"/>
          </w:tcPr>
          <w:p w:rsidR="00F731D8" w:rsidRDefault="00F731D8" w:rsidP="00F731D8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Theoretical</w:t>
            </w:r>
          </w:p>
        </w:tc>
        <w:tc>
          <w:tcPr>
            <w:tcW w:w="2610" w:type="dxa"/>
            <w:gridSpan w:val="2"/>
          </w:tcPr>
          <w:p w:rsidR="00F731D8" w:rsidRDefault="00F731D8" w:rsidP="00F731D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1350" w:type="dxa"/>
          </w:tcPr>
          <w:p w:rsidR="00F731D8" w:rsidRDefault="00F731D8" w:rsidP="00F731D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F731D8" w:rsidRPr="00944A61" w:rsidTr="00F731D8">
        <w:trPr>
          <w:trHeight w:val="179"/>
        </w:trPr>
        <w:tc>
          <w:tcPr>
            <w:tcW w:w="1728" w:type="dxa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Voutput</w:t>
            </w:r>
          </w:p>
        </w:tc>
        <w:tc>
          <w:tcPr>
            <w:tcW w:w="2160" w:type="dxa"/>
            <w:gridSpan w:val="3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-2000mvp-p</w:t>
            </w:r>
          </w:p>
        </w:tc>
        <w:tc>
          <w:tcPr>
            <w:tcW w:w="1800" w:type="dxa"/>
            <w:gridSpan w:val="2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-2310mvp-p</w:t>
            </w:r>
          </w:p>
        </w:tc>
        <w:tc>
          <w:tcPr>
            <w:tcW w:w="2610" w:type="dxa"/>
            <w:gridSpan w:val="2"/>
          </w:tcPr>
          <w:p w:rsidR="00F731D8" w:rsidRPr="00A66F32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(2.-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2.3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 (100)</w:t>
            </w:r>
          </w:p>
        </w:tc>
        <w:tc>
          <w:tcPr>
            <w:tcW w:w="1350" w:type="dxa"/>
          </w:tcPr>
          <w:p w:rsidR="00F731D8" w:rsidRPr="00CE7FFD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15.5%</w:t>
            </w:r>
          </w:p>
        </w:tc>
      </w:tr>
      <w:tr w:rsidR="00F731D8" w:rsidRPr="00944A61" w:rsidTr="00F731D8">
        <w:trPr>
          <w:trHeight w:val="179"/>
        </w:trPr>
        <w:tc>
          <w:tcPr>
            <w:tcW w:w="1728" w:type="dxa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Vc</w:t>
            </w:r>
          </w:p>
        </w:tc>
        <w:tc>
          <w:tcPr>
            <w:tcW w:w="2160" w:type="dxa"/>
            <w:gridSpan w:val="3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-2000mvp-p</w:t>
            </w:r>
          </w:p>
        </w:tc>
        <w:tc>
          <w:tcPr>
            <w:tcW w:w="1800" w:type="dxa"/>
            <w:gridSpan w:val="2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-2310mvp-p</w:t>
            </w:r>
          </w:p>
        </w:tc>
        <w:tc>
          <w:tcPr>
            <w:tcW w:w="2610" w:type="dxa"/>
            <w:gridSpan w:val="2"/>
          </w:tcPr>
          <w:p w:rsidR="00F731D8" w:rsidRPr="00A66F32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.2.31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s-ES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  <w:lang w:val="es-ES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350" w:type="dxa"/>
          </w:tcPr>
          <w:p w:rsidR="00F731D8" w:rsidRPr="004D6019" w:rsidRDefault="00F731D8" w:rsidP="00F731D8">
            <w:pPr>
              <w:spacing w:before="240"/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15.5%</w:t>
            </w:r>
          </w:p>
        </w:tc>
      </w:tr>
      <w:tr w:rsidR="00F731D8" w:rsidRPr="00944A61" w:rsidTr="00F731D8">
        <w:trPr>
          <w:trHeight w:val="179"/>
        </w:trPr>
        <w:tc>
          <w:tcPr>
            <w:tcW w:w="1728" w:type="dxa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</w:t>
            </w:r>
          </w:p>
        </w:tc>
        <w:tc>
          <w:tcPr>
            <w:tcW w:w="2160" w:type="dxa"/>
            <w:gridSpan w:val="3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190mvp-p </w:t>
            </w:r>
          </w:p>
        </w:tc>
        <w:tc>
          <w:tcPr>
            <w:tcW w:w="1800" w:type="dxa"/>
            <w:gridSpan w:val="2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182.103mvp-p</w:t>
            </w:r>
          </w:p>
        </w:tc>
        <w:tc>
          <w:tcPr>
            <w:tcW w:w="2610" w:type="dxa"/>
            <w:gridSpan w:val="2"/>
          </w:tcPr>
          <w:p w:rsidR="00F731D8" w:rsidRPr="00A66F32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(0.19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0.182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0.19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s-ES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  <w:lang w:val="es-ES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350" w:type="dxa"/>
          </w:tcPr>
          <w:p w:rsidR="00F731D8" w:rsidRPr="004D6019" w:rsidRDefault="00F731D8" w:rsidP="00F731D8">
            <w:pPr>
              <w:spacing w:before="240"/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.4.16%</w:t>
            </w:r>
          </w:p>
        </w:tc>
      </w:tr>
      <w:tr w:rsidR="00F731D8" w:rsidRPr="00944A61" w:rsidTr="00F731D8">
        <w:trPr>
          <w:trHeight w:val="179"/>
        </w:trPr>
        <w:tc>
          <w:tcPr>
            <w:tcW w:w="1728" w:type="dxa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Vb</w:t>
            </w:r>
          </w:p>
        </w:tc>
        <w:tc>
          <w:tcPr>
            <w:tcW w:w="2160" w:type="dxa"/>
            <w:gridSpan w:val="3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200mvp-p</w:t>
            </w:r>
          </w:p>
        </w:tc>
        <w:tc>
          <w:tcPr>
            <w:tcW w:w="1800" w:type="dxa"/>
            <w:gridSpan w:val="2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212.538mvp-p</w:t>
            </w:r>
          </w:p>
        </w:tc>
        <w:tc>
          <w:tcPr>
            <w:tcW w:w="2610" w:type="dxa"/>
            <w:gridSpan w:val="2"/>
          </w:tcPr>
          <w:p w:rsidR="00F731D8" w:rsidRPr="00A66F32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-2.13)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350" w:type="dxa"/>
          </w:tcPr>
          <w:p w:rsidR="00F731D8" w:rsidRPr="004D6019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6.27%</w:t>
            </w:r>
          </w:p>
        </w:tc>
      </w:tr>
      <w:tr w:rsidR="00F731D8" w:rsidRPr="00944A61" w:rsidTr="00F731D8">
        <w:trPr>
          <w:trHeight w:val="179"/>
        </w:trPr>
        <w:tc>
          <w:tcPr>
            <w:tcW w:w="1728" w:type="dxa"/>
          </w:tcPr>
          <w:p w:rsidR="00F731D8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</w:t>
            </w:r>
          </w:p>
        </w:tc>
        <w:tc>
          <w:tcPr>
            <w:tcW w:w="2160" w:type="dxa"/>
            <w:gridSpan w:val="3"/>
          </w:tcPr>
          <w:p w:rsidR="00F731D8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1600mvp-p</w:t>
            </w:r>
          </w:p>
        </w:tc>
        <w:tc>
          <w:tcPr>
            <w:tcW w:w="1800" w:type="dxa"/>
            <w:gridSpan w:val="2"/>
          </w:tcPr>
          <w:p w:rsidR="00F731D8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1600mvp-p</w:t>
            </w:r>
          </w:p>
        </w:tc>
        <w:tc>
          <w:tcPr>
            <w:tcW w:w="2610" w:type="dxa"/>
            <w:gridSpan w:val="2"/>
          </w:tcPr>
          <w:p w:rsidR="00F731D8" w:rsidRPr="00A66F32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1.6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1.5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1.6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350" w:type="dxa"/>
          </w:tcPr>
          <w:p w:rsidR="00F731D8" w:rsidRPr="004D6019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0%</w:t>
            </w:r>
          </w:p>
        </w:tc>
      </w:tr>
      <w:tr w:rsidR="00F731D8" w:rsidRPr="00944A61" w:rsidTr="00F731D8">
        <w:trPr>
          <w:trHeight w:val="179"/>
        </w:trPr>
        <w:tc>
          <w:tcPr>
            <w:tcW w:w="1728" w:type="dxa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Vinput</w:t>
            </w:r>
          </w:p>
        </w:tc>
        <w:tc>
          <w:tcPr>
            <w:tcW w:w="2160" w:type="dxa"/>
            <w:gridSpan w:val="3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200mvp-p</w:t>
            </w:r>
          </w:p>
        </w:tc>
        <w:tc>
          <w:tcPr>
            <w:tcW w:w="1800" w:type="dxa"/>
            <w:gridSpan w:val="2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212.538mvp-p </w:t>
            </w:r>
          </w:p>
        </w:tc>
        <w:tc>
          <w:tcPr>
            <w:tcW w:w="2610" w:type="dxa"/>
            <w:gridSpan w:val="2"/>
          </w:tcPr>
          <w:p w:rsidR="00F731D8" w:rsidRPr="00A66F32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-2.13)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350" w:type="dxa"/>
          </w:tcPr>
          <w:p w:rsidR="00F731D8" w:rsidRPr="004D6019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6.27%</w:t>
            </w:r>
          </w:p>
        </w:tc>
      </w:tr>
      <w:tr w:rsidR="00F731D8" w:rsidRPr="00944A61" w:rsidTr="00F731D8">
        <w:trPr>
          <w:trHeight w:val="179"/>
        </w:trPr>
        <w:tc>
          <w:tcPr>
            <w:tcW w:w="1728" w:type="dxa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Vce</w:t>
            </w:r>
          </w:p>
        </w:tc>
        <w:tc>
          <w:tcPr>
            <w:tcW w:w="2160" w:type="dxa"/>
            <w:gridSpan w:val="3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2200mvp-p</w:t>
            </w:r>
          </w:p>
        </w:tc>
        <w:tc>
          <w:tcPr>
            <w:tcW w:w="1800" w:type="dxa"/>
            <w:gridSpan w:val="2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2492mvp-p</w:t>
            </w:r>
          </w:p>
        </w:tc>
        <w:tc>
          <w:tcPr>
            <w:tcW w:w="2610" w:type="dxa"/>
            <w:gridSpan w:val="2"/>
          </w:tcPr>
          <w:p w:rsidR="00F731D8" w:rsidRPr="00A66F32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2.3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-2.5)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2.3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s-ES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  <w:lang w:val="es-ES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350" w:type="dxa"/>
          </w:tcPr>
          <w:p w:rsidR="00F731D8" w:rsidRPr="004D6019" w:rsidRDefault="00F731D8" w:rsidP="00F731D8">
            <w:pPr>
              <w:spacing w:before="240"/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.13.27%</w:t>
            </w:r>
          </w:p>
        </w:tc>
      </w:tr>
      <w:tr w:rsidR="00F731D8" w:rsidRPr="00944A61" w:rsidTr="00F731D8">
        <w:trPr>
          <w:trHeight w:val="179"/>
        </w:trPr>
        <w:tc>
          <w:tcPr>
            <w:tcW w:w="1728" w:type="dxa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Voutput-nl</w:t>
            </w:r>
          </w:p>
        </w:tc>
        <w:tc>
          <w:tcPr>
            <w:tcW w:w="2160" w:type="dxa"/>
            <w:gridSpan w:val="3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4100mvp-p</w:t>
            </w:r>
          </w:p>
        </w:tc>
        <w:tc>
          <w:tcPr>
            <w:tcW w:w="1800" w:type="dxa"/>
            <w:gridSpan w:val="2"/>
          </w:tcPr>
          <w:p w:rsidR="00F731D8" w:rsidRPr="008D2077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4620mvp-p</w:t>
            </w:r>
          </w:p>
        </w:tc>
        <w:tc>
          <w:tcPr>
            <w:tcW w:w="2610" w:type="dxa"/>
            <w:gridSpan w:val="2"/>
          </w:tcPr>
          <w:p w:rsidR="00F731D8" w:rsidRPr="00A66F32" w:rsidRDefault="00F731D8" w:rsidP="00F731D8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(4.1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4.6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4.1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s-ES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  <w:lang w:val="es-ES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350" w:type="dxa"/>
          </w:tcPr>
          <w:p w:rsidR="00F731D8" w:rsidRPr="004D6019" w:rsidRDefault="00F731D8" w:rsidP="00F731D8">
            <w:pPr>
              <w:spacing w:before="240"/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.10%</w:t>
            </w:r>
          </w:p>
        </w:tc>
      </w:tr>
    </w:tbl>
    <w:p w:rsidR="00F32902" w:rsidRPr="00CE28B0" w:rsidRDefault="009F235C" w:rsidP="00F731D8">
      <w:pPr>
        <w:tabs>
          <w:tab w:val="left" w:pos="1553"/>
        </w:tabs>
        <w:spacing w:after="0" w:line="240" w:lineRule="auto"/>
        <w:rPr>
          <w:sz w:val="24"/>
          <w:szCs w:val="24"/>
          <w:lang w:val="es-ES"/>
        </w:rPr>
      </w:pPr>
      <w:r w:rsidRPr="009F235C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145" type="#_x0000_t136" style="position:absolute;margin-left:70.6pt;margin-top:-15.25pt;width:294.95pt;height:26.5pt;z-index:251699200;mso-position-horizontal-relative:text;mso-position-vertical-relative:text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 Error Percent"/>
          </v:shape>
        </w:pict>
      </w:r>
    </w:p>
    <w:p w:rsidR="00DC6C37" w:rsidRDefault="009F235C" w:rsidP="00DC6C37">
      <w:pPr>
        <w:ind w:firstLine="72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lastRenderedPageBreak/>
        <w:pict>
          <v:shape id="_x0000_s1276" type="#_x0000_t136" style="position:absolute;left:0;text-align:left;margin-left:78.55pt;margin-top:-4.95pt;width:294.95pt;height:26.5pt;z-index:-251471872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Conclusion"/>
          </v:shape>
        </w:pict>
      </w:r>
    </w:p>
    <w:p w:rsidR="00DC6C37" w:rsidRDefault="00DC6C37" w:rsidP="00DC6C37">
      <w:pPr>
        <w:ind w:firstLine="72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DC6C37" w:rsidRDefault="00DC6C37" w:rsidP="00DC6C37">
      <w:pPr>
        <w:ind w:firstLine="72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EF2768" w:rsidRPr="00DC6C37" w:rsidRDefault="008E79BA" w:rsidP="00DC6C37">
      <w:pPr>
        <w:ind w:firstLine="72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C6C37">
        <w:rPr>
          <w:rFonts w:ascii="Times New Roman" w:eastAsiaTheme="minorEastAsia" w:hAnsi="Times New Roman" w:cs="Times New Roman"/>
          <w:sz w:val="28"/>
          <w:szCs w:val="28"/>
        </w:rPr>
        <w:t xml:space="preserve">Resistors play a very important role in </w:t>
      </w:r>
      <w:r w:rsidR="00E018E2">
        <w:rPr>
          <w:rFonts w:ascii="Times New Roman" w:eastAsiaTheme="minorEastAsia" w:hAnsi="Times New Roman" w:cs="Times New Roman"/>
          <w:sz w:val="28"/>
          <w:szCs w:val="28"/>
        </w:rPr>
        <w:t>the Emitter Amplifier</w:t>
      </w:r>
      <w:r w:rsidRPr="00DC6C37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E018E2">
        <w:rPr>
          <w:rFonts w:ascii="Times New Roman" w:eastAsiaTheme="minorEastAsia" w:hAnsi="Times New Roman" w:cs="Times New Roman"/>
          <w:sz w:val="28"/>
          <w:szCs w:val="28"/>
        </w:rPr>
        <w:t xml:space="preserve">This is why </w:t>
      </w:r>
      <w:r w:rsidRPr="00DC6C37">
        <w:rPr>
          <w:rFonts w:ascii="Times New Roman" w:eastAsiaTheme="minorEastAsia" w:hAnsi="Times New Roman" w:cs="Times New Roman"/>
          <w:sz w:val="28"/>
          <w:szCs w:val="28"/>
        </w:rPr>
        <w:t xml:space="preserve">a </w:t>
      </w:r>
      <w:r w:rsidR="00E018E2">
        <w:rPr>
          <w:rFonts w:ascii="Times New Roman" w:eastAsiaTheme="minorEastAsia" w:hAnsi="Times New Roman" w:cs="Times New Roman"/>
          <w:sz w:val="28"/>
          <w:szCs w:val="28"/>
        </w:rPr>
        <w:t>simple</w:t>
      </w:r>
      <w:r w:rsidRPr="00DC6C37">
        <w:rPr>
          <w:rFonts w:ascii="Times New Roman" w:eastAsiaTheme="minorEastAsia" w:hAnsi="Times New Roman" w:cs="Times New Roman"/>
          <w:sz w:val="28"/>
          <w:szCs w:val="28"/>
        </w:rPr>
        <w:t xml:space="preserve"> error caused by the difference between the measured and </w:t>
      </w:r>
      <w:r w:rsidR="00717555">
        <w:rPr>
          <w:rFonts w:ascii="Times New Roman" w:eastAsiaTheme="minorEastAsia" w:hAnsi="Times New Roman" w:cs="Times New Roman"/>
          <w:sz w:val="28"/>
          <w:szCs w:val="28"/>
        </w:rPr>
        <w:t>theoretical</w:t>
      </w:r>
      <w:r w:rsidRPr="00DC6C37">
        <w:rPr>
          <w:rFonts w:ascii="Times New Roman" w:eastAsiaTheme="minorEastAsia" w:hAnsi="Times New Roman" w:cs="Times New Roman"/>
          <w:sz w:val="28"/>
          <w:szCs w:val="28"/>
        </w:rPr>
        <w:t xml:space="preserve"> value of the </w:t>
      </w:r>
      <w:r w:rsidR="00717555">
        <w:rPr>
          <w:rFonts w:ascii="Times New Roman" w:eastAsiaTheme="minorEastAsia" w:hAnsi="Times New Roman" w:cs="Times New Roman"/>
          <w:sz w:val="28"/>
          <w:szCs w:val="28"/>
        </w:rPr>
        <w:t xml:space="preserve">applied </w:t>
      </w:r>
      <w:r w:rsidRPr="00DC6C37">
        <w:rPr>
          <w:rFonts w:ascii="Times New Roman" w:eastAsiaTheme="minorEastAsia" w:hAnsi="Times New Roman" w:cs="Times New Roman"/>
          <w:sz w:val="28"/>
          <w:szCs w:val="28"/>
        </w:rPr>
        <w:t xml:space="preserve">resistance </w:t>
      </w:r>
      <w:r w:rsidR="00DC6C37" w:rsidRPr="00DC6C37">
        <w:rPr>
          <w:rFonts w:ascii="Times New Roman" w:eastAsiaTheme="minorEastAsia" w:hAnsi="Times New Roman" w:cs="Times New Roman"/>
          <w:sz w:val="28"/>
          <w:szCs w:val="28"/>
        </w:rPr>
        <w:t>has produced a significant change in the voltage, current and power gain.</w:t>
      </w:r>
    </w:p>
    <w:p w:rsidR="008E79BA" w:rsidRDefault="008E79BA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8E79BA" w:rsidRDefault="008E79BA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8E79BA" w:rsidRDefault="008E79BA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DC6C37" w:rsidRDefault="00DC6C37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br w:type="page"/>
      </w:r>
    </w:p>
    <w:p w:rsidR="008E79BA" w:rsidRDefault="008E79BA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724E93" w:rsidRPr="00751A40" w:rsidRDefault="00F836E0" w:rsidP="00AB2BAC">
      <w:pPr>
        <w:rPr>
          <w:rFonts w:ascii="Times New Roman" w:eastAsiaTheme="minorEastAsia" w:hAnsi="Times New Roman" w:cs="Times New Roman"/>
          <w:sz w:val="28"/>
          <w:szCs w:val="28"/>
        </w:rPr>
      </w:pPr>
      <w:r w:rsidRPr="00751A40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751A40">
        <w:rPr>
          <w:rFonts w:ascii="Times New Roman" w:eastAsiaTheme="minorEastAsia" w:hAnsi="Times New Roman" w:cs="Times New Roman"/>
          <w:sz w:val="28"/>
          <w:szCs w:val="28"/>
        </w:rPr>
        <w:t xml:space="preserve">v= </w:t>
      </w:r>
      <m:oMath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o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in</m:t>
            </m:r>
          </m:den>
        </m:f>
      </m:oMath>
      <w:r w:rsidRPr="00751A40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2E5569" w:rsidRPr="00751A4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c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b</m:t>
            </m:r>
          </m:den>
        </m:f>
      </m:oMath>
      <w:r w:rsidR="002E5569" w:rsidRPr="00751A40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1F370C" w:rsidRPr="00751A40">
        <w:rPr>
          <w:rFonts w:ascii="Times New Roman" w:eastAsiaTheme="minorEastAsia" w:hAnsi="Times New Roman" w:cs="Times New Roman"/>
          <w:sz w:val="28"/>
          <w:szCs w:val="28"/>
        </w:rPr>
        <w:t>(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200m</m:t>
            </m:r>
          </m:den>
        </m:f>
      </m:oMath>
      <w:r w:rsidR="001F370C" w:rsidRPr="00751A40">
        <w:rPr>
          <w:rFonts w:ascii="Times New Roman" w:eastAsiaTheme="minorEastAsia" w:hAnsi="Times New Roman" w:cs="Times New Roman"/>
          <w:sz w:val="28"/>
          <w:szCs w:val="28"/>
        </w:rPr>
        <w:t xml:space="preserve"> )</w:t>
      </w:r>
      <w:r w:rsidR="00EB774C" w:rsidRPr="00751A40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724E93" w:rsidRPr="00751A40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4C22B7" w:rsidRPr="00751A40">
        <w:rPr>
          <w:rFonts w:ascii="Times New Roman" w:eastAsiaTheme="minorEastAsia" w:hAnsi="Times New Roman" w:cs="Times New Roman"/>
          <w:sz w:val="28"/>
          <w:szCs w:val="28"/>
        </w:rPr>
        <w:t>10</w:t>
      </w:r>
    </w:p>
    <w:p w:rsidR="006A6066" w:rsidRPr="00751A40" w:rsidRDefault="004C22B7">
      <w:pPr>
        <w:rPr>
          <w:rFonts w:ascii="Times New Roman" w:eastAsiaTheme="minorEastAsia" w:hAnsi="Times New Roman" w:cs="Times New Roman"/>
          <w:sz w:val="28"/>
          <w:szCs w:val="28"/>
        </w:rPr>
      </w:pPr>
      <w:r w:rsidRPr="00751A40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751A40">
        <w:rPr>
          <w:rFonts w:ascii="Times New Roman" w:eastAsiaTheme="minorEastAsia" w:hAnsi="Times New Roman" w:cs="Times New Roman"/>
          <w:sz w:val="20"/>
          <w:szCs w:val="20"/>
        </w:rPr>
        <w:t>D</w:t>
      </w:r>
      <w:r w:rsidR="006044FB" w:rsidRPr="00751A40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in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Es</m:t>
            </m:r>
          </m:den>
        </m:f>
      </m:oMath>
      <w:r w:rsidR="0066218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77F72" w:rsidRPr="00751A40">
        <w:rPr>
          <w:rFonts w:ascii="Times New Roman" w:eastAsiaTheme="minorEastAsia" w:hAnsi="Times New Roman" w:cs="Times New Roman"/>
          <w:sz w:val="28"/>
          <w:szCs w:val="28"/>
        </w:rPr>
        <w:t>= (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2oom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1.6v</m:t>
            </m:r>
          </m:den>
        </m:f>
      </m:oMath>
      <w:r w:rsidR="00577F72" w:rsidRPr="00751A40">
        <w:rPr>
          <w:rFonts w:ascii="Times New Roman" w:eastAsiaTheme="minorEastAsia" w:hAnsi="Times New Roman" w:cs="Times New Roman"/>
          <w:sz w:val="28"/>
          <w:szCs w:val="28"/>
        </w:rPr>
        <w:t xml:space="preserve"> )</w:t>
      </w:r>
      <w:r w:rsidR="00A53D61" w:rsidRPr="00751A40">
        <w:rPr>
          <w:rFonts w:ascii="Times New Roman" w:eastAsiaTheme="minorEastAsia" w:hAnsi="Times New Roman" w:cs="Times New Roman"/>
          <w:sz w:val="28"/>
          <w:szCs w:val="28"/>
        </w:rPr>
        <w:t xml:space="preserve"> = .125</w:t>
      </w:r>
    </w:p>
    <w:p w:rsidR="00A53D61" w:rsidRPr="008E79BA" w:rsidRDefault="00A53D61">
      <w:pPr>
        <w:rPr>
          <w:rFonts w:ascii="Times New Roman" w:eastAsiaTheme="minorEastAsia" w:hAnsi="Times New Roman" w:cs="Times New Roman"/>
          <w:sz w:val="28"/>
          <w:szCs w:val="28"/>
          <w:lang w:val="es-ES"/>
        </w:rPr>
      </w:pPr>
      <w:r w:rsidRPr="008E79BA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>A</w:t>
      </w:r>
      <w:r w:rsidRPr="008E79BA">
        <w:rPr>
          <w:rFonts w:ascii="Times New Roman" w:eastAsiaTheme="minorEastAsia" w:hAnsi="Times New Roman" w:cs="Times New Roman"/>
          <w:sz w:val="28"/>
          <w:szCs w:val="28"/>
          <w:lang w:val="es-ES"/>
        </w:rPr>
        <w:t xml:space="preserve">E= </w:t>
      </w:r>
      <w:r w:rsidR="001A2D7F" w:rsidRPr="008E79BA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>A</w:t>
      </w:r>
      <w:r w:rsidR="001A2D7F" w:rsidRPr="008E79BA">
        <w:rPr>
          <w:rFonts w:ascii="Times New Roman" w:eastAsiaTheme="minorEastAsia" w:hAnsi="Times New Roman" w:cs="Times New Roman"/>
          <w:sz w:val="28"/>
          <w:szCs w:val="28"/>
          <w:lang w:val="es-ES"/>
        </w:rPr>
        <w:t xml:space="preserve">v * </w:t>
      </w:r>
      <w:r w:rsidR="001A2D7F" w:rsidRPr="008E79BA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>A</w:t>
      </w:r>
      <w:r w:rsidR="001A2D7F" w:rsidRPr="008E79BA">
        <w:rPr>
          <w:rFonts w:ascii="Times New Roman" w:eastAsiaTheme="minorEastAsia" w:hAnsi="Times New Roman" w:cs="Times New Roman"/>
          <w:sz w:val="28"/>
          <w:szCs w:val="28"/>
          <w:lang w:val="es-ES"/>
        </w:rPr>
        <w:t xml:space="preserve">D = -10 * .125 = </w:t>
      </w:r>
      <w:r w:rsidR="00476A53" w:rsidRPr="008E79BA">
        <w:rPr>
          <w:rFonts w:ascii="Times New Roman" w:eastAsiaTheme="minorEastAsia" w:hAnsi="Times New Roman" w:cs="Times New Roman"/>
          <w:sz w:val="28"/>
          <w:szCs w:val="28"/>
          <w:lang w:val="es-ES"/>
        </w:rPr>
        <w:t>-1.25</w:t>
      </w:r>
    </w:p>
    <w:p w:rsidR="00476A53" w:rsidRPr="008E79BA" w:rsidRDefault="00476A53">
      <w:pPr>
        <w:rPr>
          <w:rFonts w:ascii="Times New Roman" w:eastAsiaTheme="minorEastAsia" w:hAnsi="Times New Roman" w:cs="Times New Roman"/>
          <w:sz w:val="28"/>
          <w:szCs w:val="28"/>
          <w:lang w:val="es-ES"/>
        </w:rPr>
      </w:pPr>
      <w:r w:rsidRPr="008E79BA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>A</w:t>
      </w:r>
      <w:r w:rsidRPr="008E79BA">
        <w:rPr>
          <w:rFonts w:ascii="Times New Roman" w:eastAsiaTheme="minorEastAsia" w:hAnsi="Times New Roman" w:cs="Times New Roman"/>
          <w:sz w:val="28"/>
          <w:szCs w:val="28"/>
          <w:lang w:val="es-ES"/>
        </w:rPr>
        <w:t>E= -1.25</w:t>
      </w:r>
    </w:p>
    <w:p w:rsidR="00476A53" w:rsidRPr="008E79BA" w:rsidRDefault="006464A8">
      <w:pPr>
        <w:rPr>
          <w:rFonts w:ascii="Times New Roman" w:eastAsiaTheme="minorEastAsia" w:hAnsi="Times New Roman" w:cs="Times New Roman"/>
          <w:sz w:val="28"/>
          <w:szCs w:val="28"/>
          <w:lang w:val="es-ES"/>
        </w:rPr>
      </w:pPr>
      <w:r w:rsidRPr="008E79BA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>V</w:t>
      </w:r>
      <w:r w:rsidRPr="008E79BA">
        <w:rPr>
          <w:rFonts w:ascii="Times New Roman" w:eastAsiaTheme="minorEastAsia" w:hAnsi="Times New Roman" w:cs="Times New Roman"/>
          <w:sz w:val="28"/>
          <w:szCs w:val="28"/>
          <w:lang w:val="es-ES"/>
        </w:rPr>
        <w:t>L</w:t>
      </w:r>
      <w:r w:rsidR="00476A53" w:rsidRPr="008E79BA">
        <w:rPr>
          <w:rFonts w:ascii="Times New Roman" w:eastAsiaTheme="minorEastAsia" w:hAnsi="Times New Roman" w:cs="Times New Roman"/>
          <w:sz w:val="28"/>
          <w:szCs w:val="28"/>
          <w:lang w:val="es-ES"/>
        </w:rPr>
        <w:t xml:space="preserve"> </w:t>
      </w:r>
      <w:r w:rsidRPr="008E79BA">
        <w:rPr>
          <w:rFonts w:ascii="Times New Roman" w:eastAsiaTheme="minorEastAsia" w:hAnsi="Times New Roman" w:cs="Times New Roman"/>
          <w:sz w:val="28"/>
          <w:szCs w:val="28"/>
          <w:lang w:val="es-ES"/>
        </w:rPr>
        <w:t xml:space="preserve">= </w:t>
      </w:r>
      <w:r w:rsidRPr="008E79BA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>A</w:t>
      </w:r>
      <w:r w:rsidRPr="008E79BA">
        <w:rPr>
          <w:rFonts w:ascii="Times New Roman" w:eastAsiaTheme="minorEastAsia" w:hAnsi="Times New Roman" w:cs="Times New Roman"/>
          <w:sz w:val="28"/>
          <w:szCs w:val="28"/>
          <w:lang w:val="es-ES"/>
        </w:rPr>
        <w:t xml:space="preserve">E * </w:t>
      </w:r>
      <w:r w:rsidRPr="008E79BA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>Es</w:t>
      </w:r>
      <w:r w:rsidR="00A81E70" w:rsidRPr="008E79BA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 xml:space="preserve"> = = -</w:t>
      </w:r>
      <w:r w:rsidR="00A81E70" w:rsidRPr="008E79BA">
        <w:rPr>
          <w:rFonts w:ascii="Times New Roman" w:eastAsiaTheme="minorEastAsia" w:hAnsi="Times New Roman" w:cs="Times New Roman"/>
          <w:sz w:val="28"/>
          <w:szCs w:val="28"/>
          <w:lang w:val="es-ES"/>
        </w:rPr>
        <w:t xml:space="preserve">1.25 * 1.6 = </w:t>
      </w:r>
      <w:r w:rsidR="00751A40" w:rsidRPr="008E79BA">
        <w:rPr>
          <w:rFonts w:ascii="Times New Roman" w:eastAsiaTheme="minorEastAsia" w:hAnsi="Times New Roman" w:cs="Times New Roman"/>
          <w:sz w:val="28"/>
          <w:szCs w:val="28"/>
          <w:lang w:val="es-ES"/>
        </w:rPr>
        <w:t>2v</w:t>
      </w:r>
    </w:p>
    <w:p w:rsidR="00751A40" w:rsidRPr="007D0B68" w:rsidRDefault="00751A40">
      <w:pPr>
        <w:rPr>
          <w:rFonts w:ascii="Times New Roman" w:eastAsiaTheme="minorEastAsia" w:hAnsi="Times New Roman" w:cs="Times New Roman"/>
          <w:sz w:val="28"/>
          <w:szCs w:val="28"/>
        </w:rPr>
      </w:pPr>
      <w:r w:rsidRPr="007D0B68">
        <w:rPr>
          <w:rFonts w:ascii="Times New Roman" w:eastAsiaTheme="minorEastAsia" w:hAnsi="Times New Roman" w:cs="Times New Roman"/>
          <w:b/>
          <w:sz w:val="28"/>
          <w:szCs w:val="28"/>
        </w:rPr>
        <w:t>V</w:t>
      </w:r>
      <w:r w:rsidRPr="007D0B68">
        <w:rPr>
          <w:rFonts w:ascii="Times New Roman" w:eastAsiaTheme="minorEastAsia" w:hAnsi="Times New Roman" w:cs="Times New Roman"/>
          <w:sz w:val="28"/>
          <w:szCs w:val="28"/>
        </w:rPr>
        <w:t>L= 2vp-p</w:t>
      </w:r>
    </w:p>
    <w:p w:rsidR="00B46F9E" w:rsidRDefault="00B7473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i</w:t>
      </w:r>
      <w:r w:rsidR="00B46F9E" w:rsidRPr="00B46F9E">
        <w:rPr>
          <w:rFonts w:ascii="Times New Roman" w:eastAsiaTheme="minorEastAsia" w:hAnsi="Times New Roman" w:cs="Times New Roman"/>
          <w:sz w:val="28"/>
          <w:szCs w:val="28"/>
        </w:rPr>
        <w:t xml:space="preserve"> Load = </w:t>
      </w:r>
      <m:oMath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den>
        </m:f>
      </m:oMath>
      <w:r w:rsidR="00B46F9E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2.2k</m:t>
            </m:r>
          </m:den>
        </m:f>
      </m:oMath>
      <w:r w:rsidR="00B46F9E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082795">
        <w:rPr>
          <w:rFonts w:ascii="Times New Roman" w:eastAsiaTheme="minorEastAsia" w:hAnsi="Times New Roman" w:cs="Times New Roman"/>
          <w:sz w:val="28"/>
          <w:szCs w:val="28"/>
        </w:rPr>
        <w:t>.9091mA</w:t>
      </w:r>
    </w:p>
    <w:p w:rsidR="00082795" w:rsidRDefault="00B7473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i</w:t>
      </w:r>
      <w:r w:rsidR="00082795" w:rsidRPr="00B46F9E">
        <w:rPr>
          <w:rFonts w:ascii="Times New Roman" w:eastAsiaTheme="minorEastAsia" w:hAnsi="Times New Roman" w:cs="Times New Roman"/>
          <w:sz w:val="28"/>
          <w:szCs w:val="28"/>
        </w:rPr>
        <w:t xml:space="preserve"> Load =</w:t>
      </w:r>
      <w:r w:rsidR="00082795">
        <w:rPr>
          <w:rFonts w:ascii="Times New Roman" w:eastAsiaTheme="minorEastAsia" w:hAnsi="Times New Roman" w:cs="Times New Roman"/>
          <w:sz w:val="28"/>
          <w:szCs w:val="28"/>
        </w:rPr>
        <w:t xml:space="preserve"> .9091mA</w:t>
      </w:r>
    </w:p>
    <w:p w:rsidR="00082795" w:rsidRDefault="00B7473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i</w:t>
      </w:r>
      <w:r w:rsidR="00555C0F" w:rsidRPr="00F11AED">
        <w:rPr>
          <w:rFonts w:ascii="Times New Roman" w:eastAsiaTheme="minorEastAsia" w:hAnsi="Times New Roman" w:cs="Times New Roman"/>
          <w:b/>
          <w:sz w:val="28"/>
          <w:szCs w:val="28"/>
        </w:rPr>
        <w:t>-input</w:t>
      </w:r>
      <w:r w:rsidR="0008279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555C0F" w:rsidRPr="00751A40">
        <w:rPr>
          <w:rFonts w:ascii="Times New Roman" w:eastAsiaTheme="minorEastAsia" w:hAnsi="Times New Roman" w:cs="Times New Roman"/>
          <w:sz w:val="28"/>
          <w:szCs w:val="28"/>
        </w:rPr>
        <w:t>(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E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s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-</m:t>
            </m:r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in</m:t>
            </m:r>
          </m:num>
          <m:den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x</m:t>
            </m:r>
          </m:den>
        </m:f>
      </m:oMath>
      <w:r w:rsidR="00555C0F" w:rsidRPr="00751A40">
        <w:rPr>
          <w:rFonts w:ascii="Times New Roman" w:eastAsiaTheme="minorEastAsia" w:hAnsi="Times New Roman" w:cs="Times New Roman"/>
          <w:sz w:val="28"/>
          <w:szCs w:val="28"/>
        </w:rPr>
        <w:t xml:space="preserve"> )</w:t>
      </w:r>
      <w:r w:rsidR="00555C0F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555C0F" w:rsidRPr="00751A40">
        <w:rPr>
          <w:rFonts w:ascii="Times New Roman" w:eastAsiaTheme="minorEastAsia" w:hAnsi="Times New Roman" w:cs="Times New Roman"/>
          <w:sz w:val="28"/>
          <w:szCs w:val="28"/>
        </w:rPr>
        <w:t>(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1.6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200m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9.823k</m:t>
            </m:r>
          </m:den>
        </m:f>
      </m:oMath>
      <w:r w:rsidR="00555C0F" w:rsidRPr="00751A40">
        <w:rPr>
          <w:rFonts w:ascii="Times New Roman" w:eastAsiaTheme="minorEastAsia" w:hAnsi="Times New Roman" w:cs="Times New Roman"/>
          <w:sz w:val="28"/>
          <w:szCs w:val="28"/>
        </w:rPr>
        <w:t xml:space="preserve"> )</w:t>
      </w:r>
      <w:r w:rsidR="00555C0F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0D39F3">
        <w:rPr>
          <w:rFonts w:ascii="Times New Roman" w:eastAsiaTheme="minorEastAsia" w:hAnsi="Times New Roman" w:cs="Times New Roman"/>
          <w:sz w:val="28"/>
          <w:szCs w:val="28"/>
        </w:rPr>
        <w:t xml:space="preserve"> 142.523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A</w:t>
      </w:r>
    </w:p>
    <w:p w:rsidR="00B7473D" w:rsidRDefault="00B7473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i</w:t>
      </w:r>
      <w:r w:rsidRPr="00F11AED">
        <w:rPr>
          <w:rFonts w:ascii="Times New Roman" w:eastAsiaTheme="minorEastAsia" w:hAnsi="Times New Roman" w:cs="Times New Roman"/>
          <w:b/>
          <w:sz w:val="28"/>
          <w:szCs w:val="28"/>
        </w:rPr>
        <w:t>-input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142.523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A</w:t>
      </w:r>
    </w:p>
    <w:p w:rsidR="0066218B" w:rsidRDefault="0066218B">
      <w:pPr>
        <w:rPr>
          <w:rFonts w:ascii="Times New Roman" w:eastAsiaTheme="minorEastAsia" w:hAnsi="Times New Roman" w:cs="Times New Roman"/>
          <w:sz w:val="28"/>
          <w:szCs w:val="28"/>
        </w:rPr>
      </w:pPr>
      <w:r w:rsidRPr="0066218B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(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i-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load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i-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input</m:t>
            </m:r>
          </m:den>
        </m:f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 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51A40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(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.9091mA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142.523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µ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den>
        </m:f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 )</m:t>
        </m:r>
      </m:oMath>
      <w:r w:rsidR="004A4C14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642FD3">
        <w:rPr>
          <w:rFonts w:ascii="Times New Roman" w:eastAsiaTheme="minorEastAsia" w:hAnsi="Times New Roman" w:cs="Times New Roman"/>
          <w:sz w:val="28"/>
          <w:szCs w:val="28"/>
        </w:rPr>
        <w:t>6.3786</w:t>
      </w:r>
    </w:p>
    <w:p w:rsidR="00642FD3" w:rsidRDefault="00642FD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6218B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>i = 6.38</w:t>
      </w:r>
    </w:p>
    <w:p w:rsidR="004D687B" w:rsidRDefault="004D687B">
      <w:pPr>
        <w:rPr>
          <w:rFonts w:ascii="Times New Roman" w:eastAsiaTheme="minorEastAsia" w:hAnsi="Times New Roman" w:cs="Times New Roman"/>
          <w:sz w:val="28"/>
          <w:szCs w:val="28"/>
        </w:rPr>
      </w:pPr>
      <w:r w:rsidRPr="004D687B">
        <w:rPr>
          <w:rFonts w:ascii="Times New Roman" w:eastAsiaTheme="minorEastAsia" w:hAnsi="Times New Roman" w:cs="Times New Roman"/>
          <w:b/>
          <w:sz w:val="28"/>
          <w:szCs w:val="28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input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(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input</m:t>
            </m:r>
          </m:num>
          <m:den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input</m:t>
            </m:r>
          </m:den>
        </m:f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 )</m:t>
        </m:r>
      </m:oMath>
      <w:r w:rsidR="005302BE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( </m:t>
        </m:r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200m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142.523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µ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den>
        </m:f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 )</m:t>
        </m:r>
      </m:oMath>
      <w:r w:rsidR="00985210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6B7A1F">
        <w:rPr>
          <w:rFonts w:ascii="Times New Roman" w:eastAsiaTheme="minorEastAsia" w:hAnsi="Times New Roman" w:cs="Times New Roman"/>
          <w:sz w:val="28"/>
          <w:szCs w:val="28"/>
        </w:rPr>
        <w:t>1.40329k</w:t>
      </w:r>
    </w:p>
    <w:p w:rsidR="006B7A1F" w:rsidRDefault="006B7A1F">
      <w:pPr>
        <w:rPr>
          <w:rFonts w:ascii="Times New Roman" w:eastAsiaTheme="minorEastAsia" w:hAnsi="Times New Roman" w:cs="Times New Roman"/>
          <w:sz w:val="28"/>
          <w:szCs w:val="28"/>
        </w:rPr>
      </w:pPr>
      <w:r w:rsidRPr="004D687B">
        <w:rPr>
          <w:rFonts w:ascii="Times New Roman" w:eastAsiaTheme="minorEastAsia" w:hAnsi="Times New Roman" w:cs="Times New Roman"/>
          <w:b/>
          <w:sz w:val="28"/>
          <w:szCs w:val="28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>input = 1.40329k</w:t>
      </w:r>
    </w:p>
    <w:p w:rsidR="00642FD3" w:rsidRDefault="0029741D">
      <w:pPr>
        <w:rPr>
          <w:rFonts w:ascii="Times New Roman" w:eastAsiaTheme="minorEastAsia" w:hAnsi="Times New Roman" w:cs="Times New Roman"/>
          <w:sz w:val="28"/>
          <w:szCs w:val="28"/>
        </w:rPr>
      </w:pPr>
      <w:r w:rsidRPr="0029741D">
        <w:rPr>
          <w:rFonts w:ascii="Times New Roman" w:eastAsiaTheme="minorEastAsia" w:hAnsi="Times New Roman" w:cs="Times New Roman"/>
          <w:b/>
          <w:sz w:val="28"/>
          <w:szCs w:val="28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load = </w:t>
      </w:r>
      <m:oMath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Vout</m:t>
                </m:r>
              </m:e>
              <m:sup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den>
        </m:f>
      </m:oMath>
      <w:r w:rsidR="006B7A1F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  <m:sup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2.1538k</m:t>
            </m:r>
          </m:den>
        </m:f>
      </m:oMath>
      <w:r w:rsidR="006B7A1F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C13EB7">
        <w:rPr>
          <w:rFonts w:ascii="Times New Roman" w:eastAsiaTheme="minorEastAsia" w:hAnsi="Times New Roman" w:cs="Times New Roman"/>
          <w:sz w:val="28"/>
          <w:szCs w:val="28"/>
        </w:rPr>
        <w:t>1.85718</w:t>
      </w:r>
      <w:r w:rsidR="00717456">
        <w:rPr>
          <w:rFonts w:ascii="Times New Roman" w:eastAsiaTheme="minorEastAsia" w:hAnsi="Times New Roman" w:cs="Times New Roman"/>
          <w:sz w:val="28"/>
          <w:szCs w:val="28"/>
        </w:rPr>
        <w:t>mW</w:t>
      </w:r>
    </w:p>
    <w:p w:rsidR="00717456" w:rsidRDefault="00717456">
      <w:pPr>
        <w:rPr>
          <w:rFonts w:ascii="Times New Roman" w:eastAsiaTheme="minorEastAsia" w:hAnsi="Times New Roman" w:cs="Times New Roman"/>
          <w:sz w:val="28"/>
          <w:szCs w:val="28"/>
        </w:rPr>
      </w:pPr>
      <w:r w:rsidRPr="0029741D">
        <w:rPr>
          <w:rFonts w:ascii="Times New Roman" w:eastAsiaTheme="minorEastAsia" w:hAnsi="Times New Roman" w:cs="Times New Roman"/>
          <w:b/>
          <w:sz w:val="28"/>
          <w:szCs w:val="28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</w:rPr>
        <w:t>load =</w:t>
      </w:r>
      <w:r w:rsidR="00C13EB7">
        <w:rPr>
          <w:rFonts w:ascii="Times New Roman" w:eastAsiaTheme="minorEastAsia" w:hAnsi="Times New Roman" w:cs="Times New Roman"/>
          <w:sz w:val="28"/>
          <w:szCs w:val="28"/>
        </w:rPr>
        <w:t xml:space="preserve"> 1.857</w:t>
      </w:r>
      <w:r>
        <w:rPr>
          <w:rFonts w:ascii="Times New Roman" w:eastAsiaTheme="minorEastAsia" w:hAnsi="Times New Roman" w:cs="Times New Roman"/>
          <w:sz w:val="28"/>
          <w:szCs w:val="28"/>
        </w:rPr>
        <w:t>mW</w:t>
      </w:r>
    </w:p>
    <w:p w:rsidR="00717456" w:rsidRDefault="00717456">
      <w:pPr>
        <w:rPr>
          <w:rFonts w:ascii="Times New Roman" w:eastAsiaTheme="minorEastAsia" w:hAnsi="Times New Roman" w:cs="Times New Roman"/>
          <w:sz w:val="28"/>
          <w:szCs w:val="28"/>
        </w:rPr>
      </w:pPr>
      <w:r w:rsidRPr="00717456">
        <w:rPr>
          <w:rFonts w:ascii="Times New Roman" w:eastAsiaTheme="minorEastAsia" w:hAnsi="Times New Roman" w:cs="Times New Roman"/>
          <w:b/>
          <w:sz w:val="28"/>
          <w:szCs w:val="28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input=  </w:t>
      </w:r>
      <m:oMath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Vinput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Zinput</m:t>
            </m:r>
          </m:den>
        </m:f>
      </m:oMath>
      <w:r w:rsidR="00D74FED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200m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1.40329k</m:t>
            </m:r>
          </m:den>
        </m:f>
      </m:oMath>
      <w:r w:rsidR="00883DAB">
        <w:rPr>
          <w:rFonts w:ascii="Times New Roman" w:eastAsiaTheme="minorEastAsia" w:hAnsi="Times New Roman" w:cs="Times New Roman"/>
          <w:sz w:val="28"/>
          <w:szCs w:val="28"/>
        </w:rPr>
        <w:t xml:space="preserve"> = 28.</w:t>
      </w:r>
      <w:r w:rsidR="003C480F">
        <w:rPr>
          <w:rFonts w:ascii="Times New Roman" w:eastAsiaTheme="minorEastAsia" w:hAnsi="Times New Roman" w:cs="Times New Roman"/>
          <w:sz w:val="28"/>
          <w:szCs w:val="28"/>
        </w:rPr>
        <w:t>5045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µ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w</m:t>
        </m:r>
      </m:oMath>
    </w:p>
    <w:p w:rsidR="00555C0F" w:rsidRDefault="003C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717456">
        <w:rPr>
          <w:rFonts w:ascii="Times New Roman" w:eastAsiaTheme="minorEastAsia" w:hAnsi="Times New Roman" w:cs="Times New Roman"/>
          <w:b/>
          <w:sz w:val="28"/>
          <w:szCs w:val="28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</w:rPr>
        <w:t>input</w:t>
      </w:r>
      <w:r w:rsidR="00576E23">
        <w:rPr>
          <w:rFonts w:ascii="Times New Roman" w:eastAsiaTheme="minorEastAsia" w:hAnsi="Times New Roman" w:cs="Times New Roman"/>
          <w:sz w:val="28"/>
          <w:szCs w:val="28"/>
        </w:rPr>
        <w:t>= 28.5045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µ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w</m:t>
        </m:r>
      </m:oMath>
    </w:p>
    <w:p w:rsidR="0026163F" w:rsidRDefault="00000901">
      <w:pPr>
        <w:rPr>
          <w:rFonts w:ascii="Times New Roman" w:eastAsiaTheme="minorEastAsia" w:hAnsi="Times New Roman" w:cs="Times New Roman"/>
          <w:sz w:val="28"/>
          <w:szCs w:val="28"/>
        </w:rPr>
      </w:pPr>
      <w:r w:rsidRPr="004D687B">
        <w:rPr>
          <w:rFonts w:ascii="Times New Roman" w:eastAsiaTheme="minorEastAsia" w:hAnsi="Times New Roman" w:cs="Times New Roman"/>
          <w:b/>
          <w:sz w:val="28"/>
          <w:szCs w:val="28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output = </w:t>
      </w:r>
      <w:r w:rsidR="005F2835">
        <w:rPr>
          <w:rFonts w:ascii="Times New Roman" w:eastAsiaTheme="minorEastAsia" w:hAnsi="Times New Roman" w:cs="Times New Roman"/>
          <w:sz w:val="28"/>
          <w:szCs w:val="28"/>
        </w:rPr>
        <w:t>R1||R2||</w:t>
      </w:r>
      <w:r w:rsidR="00EC46B7">
        <w:rPr>
          <w:rFonts w:ascii="Times New Roman" w:eastAsiaTheme="minorEastAsia" w:hAnsi="Times New Roman" w:cs="Times New Roman"/>
          <w:sz w:val="28"/>
          <w:szCs w:val="28"/>
        </w:rPr>
        <w:t>Zin base</w:t>
      </w:r>
      <w:r w:rsidR="000D0FC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000901" w:rsidRDefault="000D0FC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= 9.895k||2.2362k||1.40329k</w:t>
      </w:r>
    </w:p>
    <w:p w:rsidR="000D0FC8" w:rsidRDefault="000D0FC8">
      <w:pPr>
        <w:rPr>
          <w:rFonts w:ascii="Times New Roman" w:eastAsiaTheme="minorEastAsia" w:hAnsi="Times New Roman" w:cs="Times New Roman"/>
          <w:sz w:val="28"/>
          <w:szCs w:val="28"/>
        </w:rPr>
      </w:pPr>
      <w:r w:rsidRPr="004D687B">
        <w:rPr>
          <w:rFonts w:ascii="Times New Roman" w:eastAsiaTheme="minorEastAsia" w:hAnsi="Times New Roman" w:cs="Times New Roman"/>
          <w:b/>
          <w:sz w:val="28"/>
          <w:szCs w:val="28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output = </w:t>
      </w:r>
      <w:r w:rsidR="00613EE8">
        <w:rPr>
          <w:rFonts w:ascii="Times New Roman" w:eastAsiaTheme="minorEastAsia" w:hAnsi="Times New Roman" w:cs="Times New Roman"/>
          <w:sz w:val="28"/>
          <w:szCs w:val="28"/>
        </w:rPr>
        <w:t>1.82399k||</w:t>
      </w:r>
      <w:r w:rsidR="00613EE8" w:rsidRPr="00613EE8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613EE8">
        <w:rPr>
          <w:rFonts w:ascii="Times New Roman" w:eastAsiaTheme="minorEastAsia" w:hAnsi="Times New Roman" w:cs="Times New Roman"/>
          <w:sz w:val="28"/>
          <w:szCs w:val="28"/>
        </w:rPr>
        <w:t xml:space="preserve">1.40329k = </w:t>
      </w:r>
      <w:r w:rsidR="00576E23">
        <w:rPr>
          <w:rFonts w:ascii="Times New Roman" w:eastAsiaTheme="minorEastAsia" w:hAnsi="Times New Roman" w:cs="Times New Roman"/>
          <w:sz w:val="28"/>
          <w:szCs w:val="28"/>
        </w:rPr>
        <w:t>793.108</w:t>
      </w:r>
    </w:p>
    <w:p w:rsidR="00EC46B7" w:rsidRPr="00576E23" w:rsidRDefault="00576E23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4D687B">
        <w:rPr>
          <w:rFonts w:ascii="Times New Roman" w:eastAsiaTheme="minorEastAsia" w:hAnsi="Times New Roman" w:cs="Times New Roman"/>
          <w:b/>
          <w:sz w:val="28"/>
          <w:szCs w:val="28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>output = 793.108</w:t>
      </w:r>
    </w:p>
    <w:p w:rsidR="005F2835" w:rsidRPr="00B46F9E" w:rsidRDefault="005F2835">
      <w:pPr>
        <w:rPr>
          <w:rFonts w:ascii="Times New Roman" w:eastAsiaTheme="minorEastAsia" w:hAnsi="Times New Roman" w:cs="Times New Roman"/>
          <w:sz w:val="28"/>
          <w:szCs w:val="28"/>
        </w:rPr>
      </w:pPr>
    </w:p>
    <w:sectPr w:rsidR="005F2835" w:rsidRPr="00B46F9E" w:rsidSect="00DD564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3FC2" w:rsidRDefault="00B53FC2" w:rsidP="00A03576">
      <w:pPr>
        <w:spacing w:after="0" w:line="240" w:lineRule="auto"/>
      </w:pPr>
      <w:r>
        <w:separator/>
      </w:r>
    </w:p>
  </w:endnote>
  <w:endnote w:type="continuationSeparator" w:id="1">
    <w:p w:rsidR="00B53FC2" w:rsidRDefault="00B53FC2" w:rsidP="00A03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3FC2" w:rsidRDefault="00B53FC2" w:rsidP="00A03576">
      <w:pPr>
        <w:spacing w:after="0" w:line="240" w:lineRule="auto"/>
      </w:pPr>
      <w:r>
        <w:separator/>
      </w:r>
    </w:p>
  </w:footnote>
  <w:footnote w:type="continuationSeparator" w:id="1">
    <w:p w:rsidR="00B53FC2" w:rsidRDefault="00B53FC2" w:rsidP="00A03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79BA" w:rsidRPr="00F731D8" w:rsidRDefault="008E79BA" w:rsidP="00F731D8">
    <w:pPr>
      <w:pStyle w:val="Header"/>
      <w:jc w:val="right"/>
      <w:rPr>
        <w:rFonts w:ascii="Times New Roman" w:hAnsi="Times New Roman" w:cs="Times New Roman"/>
        <w:sz w:val="28"/>
        <w:szCs w:val="28"/>
      </w:rPr>
    </w:pPr>
    <w:r w:rsidRPr="00F731D8">
      <w:rPr>
        <w:rFonts w:ascii="Times New Roman" w:hAnsi="Times New Roman" w:cs="Times New Roman"/>
        <w:b/>
        <w:sz w:val="28"/>
        <w:szCs w:val="28"/>
      </w:rPr>
      <w:t>Garcia, Piter</w:t>
    </w:r>
    <w:r w:rsidRPr="00F731D8">
      <w:rPr>
        <w:rFonts w:ascii="Times New Roman" w:hAnsi="Times New Roman" w:cs="Times New Roman"/>
        <w:sz w:val="28"/>
        <w:szCs w:val="28"/>
      </w:rPr>
      <w:t xml:space="preserve"> </w:t>
    </w:r>
    <w:sdt>
      <w:sdtPr>
        <w:rPr>
          <w:rFonts w:ascii="Times New Roman" w:hAnsi="Times New Roman" w:cs="Times New Roman"/>
          <w:sz w:val="28"/>
          <w:szCs w:val="28"/>
        </w:rPr>
        <w:id w:val="562954597"/>
        <w:docPartObj>
          <w:docPartGallery w:val="Page Numbers (Top of Page)"/>
          <w:docPartUnique/>
        </w:docPartObj>
      </w:sdtPr>
      <w:sdtContent>
        <w:r w:rsidRPr="00F731D8">
          <w:rPr>
            <w:rFonts w:ascii="Times New Roman" w:hAnsi="Times New Roman" w:cs="Times New Roman"/>
            <w:sz w:val="28"/>
            <w:szCs w:val="28"/>
          </w:rPr>
          <w:t>[</w:t>
        </w:r>
        <w:r w:rsidRPr="00F731D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731D8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F731D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717555">
          <w:rPr>
            <w:rFonts w:ascii="Times New Roman" w:hAnsi="Times New Roman" w:cs="Times New Roman"/>
            <w:noProof/>
            <w:sz w:val="28"/>
            <w:szCs w:val="28"/>
          </w:rPr>
          <w:t>9</w:t>
        </w:r>
        <w:r w:rsidRPr="00F731D8">
          <w:rPr>
            <w:rFonts w:ascii="Times New Roman" w:hAnsi="Times New Roman" w:cs="Times New Roman"/>
            <w:sz w:val="28"/>
            <w:szCs w:val="28"/>
          </w:rPr>
          <w:fldChar w:fldCharType="end"/>
        </w:r>
        <w:r w:rsidRPr="00F731D8">
          <w:rPr>
            <w:rFonts w:ascii="Times New Roman" w:hAnsi="Times New Roman" w:cs="Times New Roman"/>
            <w:sz w:val="28"/>
            <w:szCs w:val="28"/>
          </w:rPr>
          <w:t>]</w:t>
        </w:r>
      </w:sdtContent>
    </w:sdt>
  </w:p>
  <w:p w:rsidR="008E79BA" w:rsidRDefault="008E79B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864AC"/>
    <w:rsid w:val="00000901"/>
    <w:rsid w:val="00010D48"/>
    <w:rsid w:val="00015879"/>
    <w:rsid w:val="0001625F"/>
    <w:rsid w:val="00023A08"/>
    <w:rsid w:val="0002448B"/>
    <w:rsid w:val="0002659A"/>
    <w:rsid w:val="00030956"/>
    <w:rsid w:val="00064AC5"/>
    <w:rsid w:val="00082795"/>
    <w:rsid w:val="00085669"/>
    <w:rsid w:val="00090FC9"/>
    <w:rsid w:val="00091091"/>
    <w:rsid w:val="000A3A46"/>
    <w:rsid w:val="000B21EB"/>
    <w:rsid w:val="000B3E0E"/>
    <w:rsid w:val="000C078F"/>
    <w:rsid w:val="000C7302"/>
    <w:rsid w:val="000C7FE7"/>
    <w:rsid w:val="000D0FC8"/>
    <w:rsid w:val="000D39F3"/>
    <w:rsid w:val="000D5CCA"/>
    <w:rsid w:val="000E393D"/>
    <w:rsid w:val="000E61D4"/>
    <w:rsid w:val="000E78A6"/>
    <w:rsid w:val="001139C0"/>
    <w:rsid w:val="00113F83"/>
    <w:rsid w:val="00117FB5"/>
    <w:rsid w:val="0012062E"/>
    <w:rsid w:val="00121627"/>
    <w:rsid w:val="001319D1"/>
    <w:rsid w:val="00136DD2"/>
    <w:rsid w:val="001377AD"/>
    <w:rsid w:val="00137A14"/>
    <w:rsid w:val="00147A3C"/>
    <w:rsid w:val="0016077D"/>
    <w:rsid w:val="0016504D"/>
    <w:rsid w:val="001717F6"/>
    <w:rsid w:val="00171EB4"/>
    <w:rsid w:val="001751E2"/>
    <w:rsid w:val="0017602A"/>
    <w:rsid w:val="00183E7C"/>
    <w:rsid w:val="00185210"/>
    <w:rsid w:val="001A09B1"/>
    <w:rsid w:val="001A2D7F"/>
    <w:rsid w:val="001B038F"/>
    <w:rsid w:val="001B2F1D"/>
    <w:rsid w:val="001B3662"/>
    <w:rsid w:val="001B3F3B"/>
    <w:rsid w:val="001B6790"/>
    <w:rsid w:val="001C0102"/>
    <w:rsid w:val="001C1493"/>
    <w:rsid w:val="001C2C00"/>
    <w:rsid w:val="001D613C"/>
    <w:rsid w:val="001D7382"/>
    <w:rsid w:val="001E1210"/>
    <w:rsid w:val="001E1B8C"/>
    <w:rsid w:val="001E25E6"/>
    <w:rsid w:val="001E3299"/>
    <w:rsid w:val="001F370C"/>
    <w:rsid w:val="00203C61"/>
    <w:rsid w:val="002133E6"/>
    <w:rsid w:val="00214CFC"/>
    <w:rsid w:val="00225F69"/>
    <w:rsid w:val="0024105E"/>
    <w:rsid w:val="002416E6"/>
    <w:rsid w:val="002505B3"/>
    <w:rsid w:val="0026163F"/>
    <w:rsid w:val="00284F5B"/>
    <w:rsid w:val="00287639"/>
    <w:rsid w:val="00287664"/>
    <w:rsid w:val="002933FD"/>
    <w:rsid w:val="0029730D"/>
    <w:rsid w:val="0029741D"/>
    <w:rsid w:val="002A2BD3"/>
    <w:rsid w:val="002B5171"/>
    <w:rsid w:val="002C1EEF"/>
    <w:rsid w:val="002C4800"/>
    <w:rsid w:val="002C75C4"/>
    <w:rsid w:val="002D177A"/>
    <w:rsid w:val="002D70A1"/>
    <w:rsid w:val="002E523C"/>
    <w:rsid w:val="002E5569"/>
    <w:rsid w:val="002E7489"/>
    <w:rsid w:val="002E7999"/>
    <w:rsid w:val="003079A9"/>
    <w:rsid w:val="00307F9B"/>
    <w:rsid w:val="003105F4"/>
    <w:rsid w:val="00311CA3"/>
    <w:rsid w:val="003133DA"/>
    <w:rsid w:val="003145AC"/>
    <w:rsid w:val="00314D1F"/>
    <w:rsid w:val="00326CF5"/>
    <w:rsid w:val="00342014"/>
    <w:rsid w:val="0034329A"/>
    <w:rsid w:val="003569E1"/>
    <w:rsid w:val="0035785A"/>
    <w:rsid w:val="003628D1"/>
    <w:rsid w:val="00362A69"/>
    <w:rsid w:val="00370EE3"/>
    <w:rsid w:val="00374136"/>
    <w:rsid w:val="003757C5"/>
    <w:rsid w:val="0038196F"/>
    <w:rsid w:val="00386CF9"/>
    <w:rsid w:val="003904CF"/>
    <w:rsid w:val="003A6BA5"/>
    <w:rsid w:val="003A6FBE"/>
    <w:rsid w:val="003B0EF0"/>
    <w:rsid w:val="003B19BB"/>
    <w:rsid w:val="003C480F"/>
    <w:rsid w:val="003C5DFE"/>
    <w:rsid w:val="003E2C24"/>
    <w:rsid w:val="003E5072"/>
    <w:rsid w:val="003E5A52"/>
    <w:rsid w:val="003E65BF"/>
    <w:rsid w:val="003F3D6A"/>
    <w:rsid w:val="004061C8"/>
    <w:rsid w:val="0042752F"/>
    <w:rsid w:val="00431C0C"/>
    <w:rsid w:val="00431E3A"/>
    <w:rsid w:val="00433A61"/>
    <w:rsid w:val="00433B02"/>
    <w:rsid w:val="00434986"/>
    <w:rsid w:val="00436120"/>
    <w:rsid w:val="00452407"/>
    <w:rsid w:val="00456F23"/>
    <w:rsid w:val="00461E31"/>
    <w:rsid w:val="004629C7"/>
    <w:rsid w:val="004728EE"/>
    <w:rsid w:val="00476A53"/>
    <w:rsid w:val="004820E1"/>
    <w:rsid w:val="00490304"/>
    <w:rsid w:val="00494A98"/>
    <w:rsid w:val="00496B5F"/>
    <w:rsid w:val="004A1EAC"/>
    <w:rsid w:val="004A327D"/>
    <w:rsid w:val="004A4C14"/>
    <w:rsid w:val="004C1502"/>
    <w:rsid w:val="004C22B7"/>
    <w:rsid w:val="004C26C9"/>
    <w:rsid w:val="004D6062"/>
    <w:rsid w:val="004D687B"/>
    <w:rsid w:val="004D758D"/>
    <w:rsid w:val="004E5074"/>
    <w:rsid w:val="004E5CD5"/>
    <w:rsid w:val="004F12A3"/>
    <w:rsid w:val="004F1998"/>
    <w:rsid w:val="004F4FAA"/>
    <w:rsid w:val="004F6085"/>
    <w:rsid w:val="00525400"/>
    <w:rsid w:val="005266DD"/>
    <w:rsid w:val="00526E95"/>
    <w:rsid w:val="00527616"/>
    <w:rsid w:val="005302BE"/>
    <w:rsid w:val="005367DE"/>
    <w:rsid w:val="00543707"/>
    <w:rsid w:val="00554557"/>
    <w:rsid w:val="005551A0"/>
    <w:rsid w:val="00555C0F"/>
    <w:rsid w:val="00560D8A"/>
    <w:rsid w:val="005611EF"/>
    <w:rsid w:val="00576E23"/>
    <w:rsid w:val="00577F72"/>
    <w:rsid w:val="005822C2"/>
    <w:rsid w:val="005865A4"/>
    <w:rsid w:val="00587F51"/>
    <w:rsid w:val="00591977"/>
    <w:rsid w:val="00596D8E"/>
    <w:rsid w:val="00596E7F"/>
    <w:rsid w:val="005A248B"/>
    <w:rsid w:val="005A6975"/>
    <w:rsid w:val="005B15F2"/>
    <w:rsid w:val="005B2ED0"/>
    <w:rsid w:val="005B4B27"/>
    <w:rsid w:val="005B71E5"/>
    <w:rsid w:val="005C08E6"/>
    <w:rsid w:val="005C312C"/>
    <w:rsid w:val="005C5CE7"/>
    <w:rsid w:val="005D06ED"/>
    <w:rsid w:val="005D4A46"/>
    <w:rsid w:val="005D60D0"/>
    <w:rsid w:val="005D6AAD"/>
    <w:rsid w:val="005E1FC8"/>
    <w:rsid w:val="005E2D08"/>
    <w:rsid w:val="005E37F0"/>
    <w:rsid w:val="005F2835"/>
    <w:rsid w:val="00601B14"/>
    <w:rsid w:val="006044FB"/>
    <w:rsid w:val="00604CB1"/>
    <w:rsid w:val="00606746"/>
    <w:rsid w:val="006067DC"/>
    <w:rsid w:val="00611715"/>
    <w:rsid w:val="00613EE8"/>
    <w:rsid w:val="006178D0"/>
    <w:rsid w:val="0063095C"/>
    <w:rsid w:val="006339F0"/>
    <w:rsid w:val="00642FD3"/>
    <w:rsid w:val="006464A8"/>
    <w:rsid w:val="0066218B"/>
    <w:rsid w:val="00666591"/>
    <w:rsid w:val="00676D87"/>
    <w:rsid w:val="00676D93"/>
    <w:rsid w:val="0067715D"/>
    <w:rsid w:val="00682184"/>
    <w:rsid w:val="006A42AA"/>
    <w:rsid w:val="006A6066"/>
    <w:rsid w:val="006B4D75"/>
    <w:rsid w:val="006B7A1F"/>
    <w:rsid w:val="006C4E6F"/>
    <w:rsid w:val="006C5D5B"/>
    <w:rsid w:val="006C72FB"/>
    <w:rsid w:val="006D224A"/>
    <w:rsid w:val="006D5531"/>
    <w:rsid w:val="006E0866"/>
    <w:rsid w:val="006E49D7"/>
    <w:rsid w:val="006F1B6C"/>
    <w:rsid w:val="006F31FB"/>
    <w:rsid w:val="00711B89"/>
    <w:rsid w:val="00717456"/>
    <w:rsid w:val="00717555"/>
    <w:rsid w:val="00722141"/>
    <w:rsid w:val="0072288C"/>
    <w:rsid w:val="00724E93"/>
    <w:rsid w:val="00724FBE"/>
    <w:rsid w:val="007350DF"/>
    <w:rsid w:val="00737115"/>
    <w:rsid w:val="007410F9"/>
    <w:rsid w:val="007432BE"/>
    <w:rsid w:val="00751A40"/>
    <w:rsid w:val="00751E7A"/>
    <w:rsid w:val="007550D0"/>
    <w:rsid w:val="0075550E"/>
    <w:rsid w:val="00757631"/>
    <w:rsid w:val="00760826"/>
    <w:rsid w:val="00775BC1"/>
    <w:rsid w:val="0078152E"/>
    <w:rsid w:val="00781701"/>
    <w:rsid w:val="00781FF5"/>
    <w:rsid w:val="00783970"/>
    <w:rsid w:val="007864AC"/>
    <w:rsid w:val="00786865"/>
    <w:rsid w:val="007924A7"/>
    <w:rsid w:val="007D0B68"/>
    <w:rsid w:val="007D5461"/>
    <w:rsid w:val="007E1E60"/>
    <w:rsid w:val="007E48F1"/>
    <w:rsid w:val="007E52E9"/>
    <w:rsid w:val="007E6C3C"/>
    <w:rsid w:val="007F05FD"/>
    <w:rsid w:val="007F7242"/>
    <w:rsid w:val="008015DF"/>
    <w:rsid w:val="00805002"/>
    <w:rsid w:val="00820579"/>
    <w:rsid w:val="008300E4"/>
    <w:rsid w:val="00831C01"/>
    <w:rsid w:val="00832542"/>
    <w:rsid w:val="00832C89"/>
    <w:rsid w:val="00833272"/>
    <w:rsid w:val="0083448D"/>
    <w:rsid w:val="00840E01"/>
    <w:rsid w:val="00842B83"/>
    <w:rsid w:val="008476BE"/>
    <w:rsid w:val="0085103D"/>
    <w:rsid w:val="008526B3"/>
    <w:rsid w:val="0085549D"/>
    <w:rsid w:val="008615E9"/>
    <w:rsid w:val="00862768"/>
    <w:rsid w:val="0087388D"/>
    <w:rsid w:val="00873973"/>
    <w:rsid w:val="00874CD7"/>
    <w:rsid w:val="00883DAB"/>
    <w:rsid w:val="00885D7C"/>
    <w:rsid w:val="0088645F"/>
    <w:rsid w:val="00887B45"/>
    <w:rsid w:val="00887C56"/>
    <w:rsid w:val="00890A47"/>
    <w:rsid w:val="0089298C"/>
    <w:rsid w:val="008929B0"/>
    <w:rsid w:val="0089520B"/>
    <w:rsid w:val="008A5526"/>
    <w:rsid w:val="008A564A"/>
    <w:rsid w:val="008A5E7C"/>
    <w:rsid w:val="008A64BE"/>
    <w:rsid w:val="008A77A8"/>
    <w:rsid w:val="008A7BFD"/>
    <w:rsid w:val="008B3289"/>
    <w:rsid w:val="008B344D"/>
    <w:rsid w:val="008B6167"/>
    <w:rsid w:val="008C11CE"/>
    <w:rsid w:val="008C5688"/>
    <w:rsid w:val="008D087B"/>
    <w:rsid w:val="008D2077"/>
    <w:rsid w:val="008D5702"/>
    <w:rsid w:val="008E20A7"/>
    <w:rsid w:val="008E606E"/>
    <w:rsid w:val="008E6BD2"/>
    <w:rsid w:val="008E79BA"/>
    <w:rsid w:val="008F0D3A"/>
    <w:rsid w:val="008F2EE7"/>
    <w:rsid w:val="00906E7F"/>
    <w:rsid w:val="009163D1"/>
    <w:rsid w:val="009219A9"/>
    <w:rsid w:val="00932112"/>
    <w:rsid w:val="0093385D"/>
    <w:rsid w:val="0093442D"/>
    <w:rsid w:val="00945A62"/>
    <w:rsid w:val="00947678"/>
    <w:rsid w:val="009540B3"/>
    <w:rsid w:val="00954688"/>
    <w:rsid w:val="0095606A"/>
    <w:rsid w:val="0096550B"/>
    <w:rsid w:val="00966E1F"/>
    <w:rsid w:val="00974651"/>
    <w:rsid w:val="009807E7"/>
    <w:rsid w:val="00980AD2"/>
    <w:rsid w:val="00985210"/>
    <w:rsid w:val="0098565C"/>
    <w:rsid w:val="00986E2F"/>
    <w:rsid w:val="009A1020"/>
    <w:rsid w:val="009A5208"/>
    <w:rsid w:val="009B2B0A"/>
    <w:rsid w:val="009B3E5F"/>
    <w:rsid w:val="009D0562"/>
    <w:rsid w:val="009D39CE"/>
    <w:rsid w:val="009D6787"/>
    <w:rsid w:val="009E3FE2"/>
    <w:rsid w:val="009E64E1"/>
    <w:rsid w:val="009F235C"/>
    <w:rsid w:val="009F36B5"/>
    <w:rsid w:val="009F46B5"/>
    <w:rsid w:val="00A02BDF"/>
    <w:rsid w:val="00A03576"/>
    <w:rsid w:val="00A065A1"/>
    <w:rsid w:val="00A0718A"/>
    <w:rsid w:val="00A31910"/>
    <w:rsid w:val="00A3679A"/>
    <w:rsid w:val="00A4516A"/>
    <w:rsid w:val="00A5339E"/>
    <w:rsid w:val="00A53D61"/>
    <w:rsid w:val="00A55A5E"/>
    <w:rsid w:val="00A66F32"/>
    <w:rsid w:val="00A72470"/>
    <w:rsid w:val="00A76C05"/>
    <w:rsid w:val="00A77074"/>
    <w:rsid w:val="00A80315"/>
    <w:rsid w:val="00A81E70"/>
    <w:rsid w:val="00A82A80"/>
    <w:rsid w:val="00A86728"/>
    <w:rsid w:val="00AA31CA"/>
    <w:rsid w:val="00AA6B0E"/>
    <w:rsid w:val="00AA718C"/>
    <w:rsid w:val="00AB02B6"/>
    <w:rsid w:val="00AB2BAC"/>
    <w:rsid w:val="00AB76C5"/>
    <w:rsid w:val="00AC2F87"/>
    <w:rsid w:val="00AD592C"/>
    <w:rsid w:val="00AD6DD8"/>
    <w:rsid w:val="00AF5680"/>
    <w:rsid w:val="00AF7478"/>
    <w:rsid w:val="00AF7A1E"/>
    <w:rsid w:val="00B03110"/>
    <w:rsid w:val="00B05829"/>
    <w:rsid w:val="00B114AD"/>
    <w:rsid w:val="00B1361E"/>
    <w:rsid w:val="00B137C9"/>
    <w:rsid w:val="00B212FD"/>
    <w:rsid w:val="00B36257"/>
    <w:rsid w:val="00B46F9E"/>
    <w:rsid w:val="00B53FC2"/>
    <w:rsid w:val="00B54DA5"/>
    <w:rsid w:val="00B56D07"/>
    <w:rsid w:val="00B625E1"/>
    <w:rsid w:val="00B63D34"/>
    <w:rsid w:val="00B6784D"/>
    <w:rsid w:val="00B7473D"/>
    <w:rsid w:val="00B86DE8"/>
    <w:rsid w:val="00B932E0"/>
    <w:rsid w:val="00BA4EEF"/>
    <w:rsid w:val="00BB2654"/>
    <w:rsid w:val="00BB539E"/>
    <w:rsid w:val="00BC2536"/>
    <w:rsid w:val="00BC31CE"/>
    <w:rsid w:val="00BC5B7E"/>
    <w:rsid w:val="00BC619E"/>
    <w:rsid w:val="00BC78A1"/>
    <w:rsid w:val="00BD0D3E"/>
    <w:rsid w:val="00BD6923"/>
    <w:rsid w:val="00BE2F0F"/>
    <w:rsid w:val="00BF0C23"/>
    <w:rsid w:val="00BF1111"/>
    <w:rsid w:val="00BF49F4"/>
    <w:rsid w:val="00BF4A80"/>
    <w:rsid w:val="00C065FB"/>
    <w:rsid w:val="00C07B9D"/>
    <w:rsid w:val="00C13EB7"/>
    <w:rsid w:val="00C1440F"/>
    <w:rsid w:val="00C15E77"/>
    <w:rsid w:val="00C22DC5"/>
    <w:rsid w:val="00C326CE"/>
    <w:rsid w:val="00C33FC4"/>
    <w:rsid w:val="00C36068"/>
    <w:rsid w:val="00C414F2"/>
    <w:rsid w:val="00C6022E"/>
    <w:rsid w:val="00C65D28"/>
    <w:rsid w:val="00C66A30"/>
    <w:rsid w:val="00C743BF"/>
    <w:rsid w:val="00C8202C"/>
    <w:rsid w:val="00C8532C"/>
    <w:rsid w:val="00C93EF9"/>
    <w:rsid w:val="00C97BC4"/>
    <w:rsid w:val="00CA053E"/>
    <w:rsid w:val="00CA24BF"/>
    <w:rsid w:val="00CA6474"/>
    <w:rsid w:val="00CB3EAF"/>
    <w:rsid w:val="00CD0141"/>
    <w:rsid w:val="00CE28B0"/>
    <w:rsid w:val="00CE46FB"/>
    <w:rsid w:val="00CE7B68"/>
    <w:rsid w:val="00CE7FFD"/>
    <w:rsid w:val="00CF0642"/>
    <w:rsid w:val="00CF1BD3"/>
    <w:rsid w:val="00D04CDA"/>
    <w:rsid w:val="00D06A12"/>
    <w:rsid w:val="00D173DA"/>
    <w:rsid w:val="00D17862"/>
    <w:rsid w:val="00D207C4"/>
    <w:rsid w:val="00D216E6"/>
    <w:rsid w:val="00D21C77"/>
    <w:rsid w:val="00D23E08"/>
    <w:rsid w:val="00D24B4D"/>
    <w:rsid w:val="00D25FFC"/>
    <w:rsid w:val="00D301DA"/>
    <w:rsid w:val="00D42BF5"/>
    <w:rsid w:val="00D52404"/>
    <w:rsid w:val="00D73118"/>
    <w:rsid w:val="00D74FED"/>
    <w:rsid w:val="00D7730C"/>
    <w:rsid w:val="00D85CFA"/>
    <w:rsid w:val="00D860F2"/>
    <w:rsid w:val="00D95F80"/>
    <w:rsid w:val="00DA7C36"/>
    <w:rsid w:val="00DB5CF6"/>
    <w:rsid w:val="00DC038D"/>
    <w:rsid w:val="00DC0D7D"/>
    <w:rsid w:val="00DC140A"/>
    <w:rsid w:val="00DC6C37"/>
    <w:rsid w:val="00DD405B"/>
    <w:rsid w:val="00DD564E"/>
    <w:rsid w:val="00DE4EBC"/>
    <w:rsid w:val="00E0067E"/>
    <w:rsid w:val="00E018E2"/>
    <w:rsid w:val="00E01C8D"/>
    <w:rsid w:val="00E03198"/>
    <w:rsid w:val="00E034BF"/>
    <w:rsid w:val="00E03CBE"/>
    <w:rsid w:val="00E04EF3"/>
    <w:rsid w:val="00E156A1"/>
    <w:rsid w:val="00E177E7"/>
    <w:rsid w:val="00E203B0"/>
    <w:rsid w:val="00E206AA"/>
    <w:rsid w:val="00E210B6"/>
    <w:rsid w:val="00E247FC"/>
    <w:rsid w:val="00E32CDF"/>
    <w:rsid w:val="00E33418"/>
    <w:rsid w:val="00E402AB"/>
    <w:rsid w:val="00E5229C"/>
    <w:rsid w:val="00E52C33"/>
    <w:rsid w:val="00E6693A"/>
    <w:rsid w:val="00E72D75"/>
    <w:rsid w:val="00E801B8"/>
    <w:rsid w:val="00E81399"/>
    <w:rsid w:val="00E83B83"/>
    <w:rsid w:val="00E844C2"/>
    <w:rsid w:val="00E9586E"/>
    <w:rsid w:val="00EA0A5B"/>
    <w:rsid w:val="00EA3B8A"/>
    <w:rsid w:val="00EA6F52"/>
    <w:rsid w:val="00EB4921"/>
    <w:rsid w:val="00EB4BE4"/>
    <w:rsid w:val="00EB774C"/>
    <w:rsid w:val="00EC46B7"/>
    <w:rsid w:val="00ED3D86"/>
    <w:rsid w:val="00EE04E9"/>
    <w:rsid w:val="00EE34B7"/>
    <w:rsid w:val="00EE4803"/>
    <w:rsid w:val="00EF1FDB"/>
    <w:rsid w:val="00EF2768"/>
    <w:rsid w:val="00EF578D"/>
    <w:rsid w:val="00F045B6"/>
    <w:rsid w:val="00F11AED"/>
    <w:rsid w:val="00F32902"/>
    <w:rsid w:val="00F36707"/>
    <w:rsid w:val="00F475D6"/>
    <w:rsid w:val="00F5074C"/>
    <w:rsid w:val="00F51236"/>
    <w:rsid w:val="00F51477"/>
    <w:rsid w:val="00F53421"/>
    <w:rsid w:val="00F576F1"/>
    <w:rsid w:val="00F609EA"/>
    <w:rsid w:val="00F71FA1"/>
    <w:rsid w:val="00F731D8"/>
    <w:rsid w:val="00F74C51"/>
    <w:rsid w:val="00F836E0"/>
    <w:rsid w:val="00F840FA"/>
    <w:rsid w:val="00FA040B"/>
    <w:rsid w:val="00FA0607"/>
    <w:rsid w:val="00FA5B1A"/>
    <w:rsid w:val="00FB022B"/>
    <w:rsid w:val="00FB085B"/>
    <w:rsid w:val="00FB683C"/>
    <w:rsid w:val="00FB7067"/>
    <w:rsid w:val="00FC22DC"/>
    <w:rsid w:val="00FC7FF3"/>
    <w:rsid w:val="00FD5485"/>
    <w:rsid w:val="00FD5DBE"/>
    <w:rsid w:val="00FD713E"/>
    <w:rsid w:val="00FE1E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135" type="connector" idref="#_x0000_s1339"/>
        <o:r id="V:Rule136" type="connector" idref="#_x0000_s1298"/>
        <o:r id="V:Rule137" type="connector" idref="#_x0000_s1331"/>
        <o:r id="V:Rule138" type="connector" idref="#_x0000_s1046"/>
        <o:r id="V:Rule139" type="connector" idref="#_x0000_s1132"/>
        <o:r id="V:Rule140" type="connector" idref="#_x0000_s1184"/>
        <o:r id="V:Rule141" type="connector" idref="#_x0000_s1048"/>
        <o:r id="V:Rule142" type="connector" idref="#_x0000_s1319"/>
        <o:r id="V:Rule143" type="connector" idref="#_x0000_s1049"/>
        <o:r id="V:Rule144" type="connector" idref="#_x0000_s1040"/>
        <o:r id="V:Rule145" type="connector" idref="#_x0000_s1318"/>
        <o:r id="V:Rule146" type="connector" idref="#_x0000_s1338"/>
        <o:r id="V:Rule147" type="connector" idref="#_x0000_s1297"/>
        <o:r id="V:Rule148" type="connector" idref="#_x0000_s1074"/>
        <o:r id="V:Rule149" type="connector" idref="#_x0000_s1332"/>
        <o:r id="V:Rule150" type="connector" idref="#_x0000_s1044"/>
        <o:r id="V:Rule151" type="connector" idref="#_x0000_s1320"/>
        <o:r id="V:Rule152" type="connector" idref="#_x0000_s1192"/>
        <o:r id="V:Rule153" type="connector" idref="#_x0000_s1340"/>
        <o:r id="V:Rule154" type="connector" idref="#_x0000_s1295"/>
        <o:r id="V:Rule155" type="connector" idref="#_x0000_s1128"/>
        <o:r id="V:Rule156" type="connector" idref="#_x0000_s1131"/>
        <o:r id="V:Rule157" type="connector" idref="#_x0000_s1341"/>
        <o:r id="V:Rule158" type="connector" idref="#_x0000_s1296"/>
        <o:r id="V:Rule159" type="connector" idref="#_x0000_s1177"/>
        <o:r id="V:Rule160" type="connector" idref="#_x0000_s1091"/>
        <o:r id="V:Rule161" type="connector" idref="#_x0000_s1127"/>
        <o:r id="V:Rule162" type="connector" idref="#_x0000_s1321"/>
        <o:r id="V:Rule163" type="connector" idref="#_x0000_s1067"/>
        <o:r id="V:Rule164" type="connector" idref="#_x0000_s1061"/>
        <o:r id="V:Rule165" type="connector" idref="#_x0000_s1311"/>
        <o:r id="V:Rule166" type="connector" idref="#_x0000_s1050"/>
        <o:r id="V:Rule167" type="connector" idref="#_x0000_s1294"/>
        <o:r id="V:Rule168" type="connector" idref="#_x0000_s1052"/>
        <o:r id="V:Rule169" type="connector" idref="#_x0000_s1284"/>
        <o:r id="V:Rule170" type="connector" idref="#_x0000_s1066"/>
        <o:r id="V:Rule171" type="connector" idref="#_x0000_s1104"/>
        <o:r id="V:Rule172" type="connector" idref="#_x0000_s1178"/>
        <o:r id="V:Rule173" type="connector" idref="#_x0000_s1336"/>
        <o:r id="V:Rule174" type="connector" idref="#_x0000_s1300"/>
        <o:r id="V:Rule175" type="connector" idref="#_x0000_s1037"/>
        <o:r id="V:Rule176" type="connector" idref="#_x0000_s1285"/>
        <o:r id="V:Rule177" type="connector" idref="#_x0000_s1092"/>
        <o:r id="V:Rule178" type="connector" idref="#_x0000_s1103"/>
        <o:r id="V:Rule179" type="connector" idref="#_x0000_s1337"/>
        <o:r id="V:Rule180" type="connector" idref="#_x0000_s1301"/>
        <o:r id="V:Rule181" type="connector" idref="#_x0000_s1030"/>
        <o:r id="V:Rule182" type="connector" idref="#_x0000_s1317"/>
        <o:r id="V:Rule183" type="connector" idref="#_x0000_s1293"/>
        <o:r id="V:Rule184" type="connector" idref="#_x0000_s1042"/>
        <o:r id="V:Rule185" type="connector" idref="#_x0000_s1090"/>
        <o:r id="V:Rule186" type="connector" idref="#_x0000_s1334"/>
        <o:r id="V:Rule187" type="connector" idref="#_x0000_s1303"/>
        <o:r id="V:Rule188" type="connector" idref="#_x0000_s1034"/>
        <o:r id="V:Rule189" type="connector" idref="#_x0000_s1051"/>
        <o:r id="V:Rule190" type="connector" idref="#_x0000_s1310"/>
        <o:r id="V:Rule191" type="connector" idref="#_x0000_s1078"/>
        <o:r id="V:Rule192" type="connector" idref="#_x0000_s1134"/>
        <o:r id="V:Rule193" type="connector" idref="#_x0000_s1047"/>
        <o:r id="V:Rule194" type="connector" idref="#_x0000_s1306"/>
        <o:r id="V:Rule195" type="connector" idref="#_x0000_s1138"/>
        <o:r id="V:Rule196" type="connector" idref="#_x0000_s1102"/>
        <o:r id="V:Rule197" type="connector" idref="#_x0000_s1032"/>
        <o:r id="V:Rule198" type="connector" idref="#_x0000_s1333"/>
        <o:r id="V:Rule199" type="connector" idref="#_x0000_s1302"/>
        <o:r id="V:Rule200" type="connector" idref="#_x0000_s1055"/>
        <o:r id="V:Rule201" type="connector" idref="#_x0000_s1135"/>
        <o:r id="V:Rule202" type="connector" idref="#_x0000_s1089"/>
        <o:r id="V:Rule203" type="connector" idref="#_x0000_s1330"/>
        <o:r id="V:Rule204" type="connector" idref="#_x0000_s1064"/>
        <o:r id="V:Rule205" type="connector" idref="#_x0000_s1053"/>
        <o:r id="V:Rule206" type="connector" idref="#_x0000_s1039"/>
        <o:r id="V:Rule207" type="connector" idref="#_x0000_s1287"/>
        <o:r id="V:Rule208" type="connector" idref="#_x0000_s1137"/>
        <o:r id="V:Rule209" type="connector" idref="#_x0000_s1062"/>
        <o:r id="V:Rule210" type="connector" idref="#_x0000_s1185"/>
        <o:r id="V:Rule211" type="connector" idref="#_x0000_s1286"/>
        <o:r id="V:Rule212" type="connector" idref="#_x0000_s1179"/>
        <o:r id="V:Rule213" type="connector" idref="#_x0000_s1036"/>
        <o:r id="V:Rule214" type="connector" idref="#_x0000_s1329"/>
        <o:r id="V:Rule215" type="connector" idref="#_x0000_s1043"/>
        <o:r id="V:Rule216" type="connector" idref="#_x0000_s1288"/>
        <o:r id="V:Rule217" type="connector" idref="#_x0000_s1126"/>
        <o:r id="V:Rule218" type="connector" idref="#_x0000_s1323"/>
        <o:r id="V:Rule219" type="connector" idref="#_x0000_s1186"/>
        <o:r id="V:Rule220" type="connector" idref="#_x0000_s1063"/>
        <o:r id="V:Rule221" type="connector" idref="#_x0000_s1346"/>
        <o:r id="V:Rule222" type="connector" idref="#_x0000_s1327"/>
        <o:r id="V:Rule223" type="connector" idref="#_x0000_s1045"/>
        <o:r id="V:Rule224" type="connector" idref="#_x0000_s1342"/>
        <o:r id="V:Rule225" type="connector" idref="#_x0000_s1087"/>
        <o:r id="V:Rule226" type="connector" idref="#_x0000_s1328"/>
        <o:r id="V:Rule227" type="connector" idref="#_x0000_s1278"/>
        <o:r id="V:Rule228" type="connector" idref="#_x0000_s1322"/>
        <o:r id="V:Rule229" type="connector" idref="#_x0000_s1130"/>
        <o:r id="V:Rule230" type="connector" idref="#_x0000_s1136"/>
        <o:r id="V:Rule231" type="connector" idref="#_x0000_s1106"/>
        <o:r id="V:Rule232" type="connector" idref="#_x0000_s1291"/>
        <o:r id="V:Rule233" type="connector" idref="#_x0000_s1347"/>
        <o:r id="V:Rule234" type="connector" idref="#_x0000_s1129"/>
        <o:r id="V:Rule235" type="connector" idref="#_x0000_s1038"/>
        <o:r id="V:Rule236" type="connector" idref="#_x0000_s1029"/>
        <o:r id="V:Rule237" type="connector" idref="#_x0000_s1324"/>
        <o:r id="V:Rule238" type="connector" idref="#_x0000_s1180"/>
        <o:r id="V:Rule239" type="connector" idref="#_x0000_s1283"/>
        <o:r id="V:Rule240" type="connector" idref="#_x0000_s1174"/>
        <o:r id="V:Rule241" type="connector" idref="#_x0000_s1314"/>
        <o:r id="V:Rule242" type="connector" idref="#_x0000_s1085"/>
        <o:r id="V:Rule243" type="connector" idref="#_x0000_s1282"/>
        <o:r id="V:Rule244" type="connector" idref="#_x0000_s1183"/>
        <o:r id="V:Rule245" type="connector" idref="#_x0000_s1079"/>
        <o:r id="V:Rule246" type="connector" idref="#_x0000_s1033"/>
        <o:r id="V:Rule247" type="connector" idref="#_x0000_s1292"/>
        <o:r id="V:Rule248" type="connector" idref="#_x0000_s1107"/>
        <o:r id="V:Rule249" type="connector" idref="#_x0000_s1054"/>
        <o:r id="V:Rule250" type="connector" idref="#_x0000_s1326"/>
        <o:r id="V:Rule251" type="connector" idref="#_x0000_s1304"/>
        <o:r id="V:Rule252" type="connector" idref="#_x0000_s1105"/>
        <o:r id="V:Rule253" type="connector" idref="#_x0000_s1081"/>
        <o:r id="V:Rule254" type="connector" idref="#_x0000_s1031"/>
        <o:r id="V:Rule255" type="connector" idref="#_x0000_s1133"/>
        <o:r id="V:Rule256" type="connector" idref="#_x0000_s1088"/>
        <o:r id="V:Rule257" type="connector" idref="#_x0000_s1035"/>
        <o:r id="V:Rule258" type="connector" idref="#_x0000_s1290"/>
        <o:r id="V:Rule259" type="connector" idref="#_x0000_s1175"/>
        <o:r id="V:Rule260" type="connector" idref="#_x0000_s1056"/>
        <o:r id="V:Rule261" type="connector" idref="#_x0000_s1181"/>
        <o:r id="V:Rule262" type="connector" idref="#_x0000_s1065"/>
        <o:r id="V:Rule263" type="connector" idref="#_x0000_s1289"/>
        <o:r id="V:Rule264" type="connector" idref="#_x0000_s1325"/>
        <o:r id="V:Rule265" type="connector" idref="#_x0000_s1182"/>
        <o:r id="V:Rule266" type="connector" idref="#_x0000_s1305"/>
        <o:r id="V:Rule267" type="connector" idref="#_x0000_s1281"/>
        <o:r id="V:Rule268" type="connector" idref="#_x0000_s104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56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3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E4EB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E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E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E1B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035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576"/>
  </w:style>
  <w:style w:type="paragraph" w:styleId="Footer">
    <w:name w:val="footer"/>
    <w:basedOn w:val="Normal"/>
    <w:link w:val="FooterChar"/>
    <w:uiPriority w:val="99"/>
    <w:semiHidden/>
    <w:unhideWhenUsed/>
    <w:rsid w:val="00A035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3576"/>
  </w:style>
  <w:style w:type="table" w:styleId="MediumShading2-Accent5">
    <w:name w:val="Medium Shading 2 Accent 5"/>
    <w:basedOn w:val="TableNormal"/>
    <w:uiPriority w:val="64"/>
    <w:rsid w:val="004629C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629C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11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6</cp:revision>
  <cp:lastPrinted>2009-04-25T22:21:00Z</cp:lastPrinted>
  <dcterms:created xsi:type="dcterms:W3CDTF">2009-05-08T00:36:00Z</dcterms:created>
  <dcterms:modified xsi:type="dcterms:W3CDTF">2009-05-11T04:59:00Z</dcterms:modified>
</cp:coreProperties>
</file>